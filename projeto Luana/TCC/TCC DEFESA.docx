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5B145" w14:textId="6B6C789E" w:rsidR="00213FA4" w:rsidRDefault="006A4184" w:rsidP="00282EBF">
      <w:pPr>
        <w:spacing w:after="0" w:line="360" w:lineRule="auto"/>
        <w:jc w:val="center"/>
        <w:rPr>
          <w:rFonts w:ascii="Arial" w:hAnsi="Arial" w:cs="Arial"/>
          <w:b/>
          <w:sz w:val="24"/>
          <w:szCs w:val="24"/>
        </w:rPr>
      </w:pPr>
      <w:r>
        <w:rPr>
          <w:rFonts w:ascii="Arial" w:hAnsi="Arial" w:cs="Arial"/>
          <w:b/>
          <w:sz w:val="24"/>
          <w:szCs w:val="24"/>
        </w:rPr>
        <w:t>CENTRO PAULA SOUZA</w:t>
      </w:r>
    </w:p>
    <w:p w14:paraId="4D05B146" w14:textId="77777777" w:rsidR="006A4184" w:rsidRDefault="006A4184" w:rsidP="00282EBF">
      <w:pPr>
        <w:spacing w:after="0" w:line="360" w:lineRule="auto"/>
        <w:jc w:val="center"/>
        <w:rPr>
          <w:rFonts w:ascii="Arial" w:hAnsi="Arial" w:cs="Arial"/>
          <w:b/>
          <w:sz w:val="24"/>
          <w:szCs w:val="24"/>
        </w:rPr>
      </w:pPr>
      <w:r>
        <w:rPr>
          <w:rFonts w:ascii="Arial" w:hAnsi="Arial" w:cs="Arial"/>
          <w:b/>
          <w:sz w:val="24"/>
          <w:szCs w:val="24"/>
        </w:rPr>
        <w:t>FACULDADE DE TECNOLOGIA DE ITAPETININGA</w:t>
      </w:r>
    </w:p>
    <w:p w14:paraId="4D05B147" w14:textId="77777777" w:rsidR="006A4184" w:rsidRDefault="006A4184" w:rsidP="00282EBF">
      <w:pPr>
        <w:spacing w:after="0" w:line="360" w:lineRule="auto"/>
        <w:jc w:val="center"/>
        <w:rPr>
          <w:rFonts w:ascii="Arial" w:hAnsi="Arial" w:cs="Arial"/>
          <w:b/>
          <w:sz w:val="24"/>
          <w:szCs w:val="24"/>
        </w:rPr>
      </w:pPr>
      <w:r>
        <w:rPr>
          <w:rFonts w:ascii="Arial" w:hAnsi="Arial" w:cs="Arial"/>
          <w:b/>
          <w:sz w:val="24"/>
          <w:szCs w:val="24"/>
        </w:rPr>
        <w:t>CURSO SUPERIOR DE TECNOLOGIA EM COMÉRCIO EXTERIOR</w:t>
      </w:r>
    </w:p>
    <w:p w14:paraId="4D05B148" w14:textId="77777777" w:rsidR="006A4184" w:rsidRDefault="006A4184" w:rsidP="00282EBF">
      <w:pPr>
        <w:spacing w:after="0" w:line="360" w:lineRule="auto"/>
        <w:jc w:val="center"/>
        <w:rPr>
          <w:rFonts w:ascii="Arial" w:hAnsi="Arial" w:cs="Arial"/>
          <w:b/>
          <w:sz w:val="24"/>
          <w:szCs w:val="24"/>
        </w:rPr>
      </w:pPr>
    </w:p>
    <w:p w14:paraId="4D05B149" w14:textId="77777777" w:rsidR="006A4184" w:rsidRDefault="006A4184" w:rsidP="00282EBF">
      <w:pPr>
        <w:spacing w:after="0" w:line="360" w:lineRule="auto"/>
        <w:jc w:val="center"/>
        <w:rPr>
          <w:rFonts w:ascii="Arial" w:hAnsi="Arial" w:cs="Arial"/>
          <w:b/>
          <w:sz w:val="24"/>
          <w:szCs w:val="24"/>
        </w:rPr>
      </w:pPr>
    </w:p>
    <w:p w14:paraId="4D05B14A" w14:textId="77777777" w:rsidR="006A4184" w:rsidRDefault="006A4184" w:rsidP="00282EBF">
      <w:pPr>
        <w:spacing w:after="0" w:line="360" w:lineRule="auto"/>
        <w:jc w:val="center"/>
        <w:rPr>
          <w:rFonts w:ascii="Arial" w:hAnsi="Arial" w:cs="Arial"/>
          <w:b/>
          <w:sz w:val="24"/>
          <w:szCs w:val="24"/>
        </w:rPr>
      </w:pPr>
    </w:p>
    <w:p w14:paraId="4D05B14B" w14:textId="77777777" w:rsidR="006A4184" w:rsidRDefault="006A4184" w:rsidP="00282EBF">
      <w:pPr>
        <w:spacing w:after="0" w:line="360" w:lineRule="auto"/>
        <w:jc w:val="center"/>
        <w:rPr>
          <w:rFonts w:ascii="Arial" w:hAnsi="Arial" w:cs="Arial"/>
          <w:b/>
          <w:sz w:val="24"/>
          <w:szCs w:val="24"/>
        </w:rPr>
      </w:pPr>
    </w:p>
    <w:p w14:paraId="4D05B14C" w14:textId="77777777" w:rsidR="006A4184" w:rsidRDefault="006A4184" w:rsidP="00282EBF">
      <w:pPr>
        <w:spacing w:after="0" w:line="360" w:lineRule="auto"/>
        <w:jc w:val="center"/>
        <w:rPr>
          <w:rFonts w:ascii="Arial" w:hAnsi="Arial" w:cs="Arial"/>
          <w:b/>
          <w:sz w:val="24"/>
          <w:szCs w:val="24"/>
        </w:rPr>
      </w:pPr>
    </w:p>
    <w:p w14:paraId="4D05B14D" w14:textId="77777777" w:rsidR="006A4184" w:rsidRDefault="006A4184" w:rsidP="00282EBF">
      <w:pPr>
        <w:spacing w:after="0" w:line="360" w:lineRule="auto"/>
        <w:jc w:val="center"/>
        <w:rPr>
          <w:rFonts w:ascii="Arial" w:hAnsi="Arial" w:cs="Arial"/>
          <w:b/>
          <w:sz w:val="24"/>
          <w:szCs w:val="24"/>
        </w:rPr>
      </w:pPr>
    </w:p>
    <w:p w14:paraId="4D05B14F" w14:textId="5B059C29" w:rsidR="006A4184" w:rsidRDefault="00630A53" w:rsidP="00282EBF">
      <w:pPr>
        <w:spacing w:after="0" w:line="360" w:lineRule="auto"/>
        <w:jc w:val="center"/>
        <w:rPr>
          <w:rFonts w:ascii="Arial" w:hAnsi="Arial" w:cs="Arial"/>
          <w:b/>
          <w:sz w:val="24"/>
          <w:szCs w:val="24"/>
        </w:rPr>
      </w:pPr>
      <w:r w:rsidRPr="00630A53">
        <w:rPr>
          <w:rFonts w:ascii="Arial" w:hAnsi="Arial" w:cs="Arial"/>
          <w:b/>
          <w:sz w:val="24"/>
          <w:szCs w:val="24"/>
        </w:rPr>
        <w:t>L</w:t>
      </w:r>
      <w:r w:rsidR="00A15804">
        <w:rPr>
          <w:rFonts w:ascii="Arial" w:hAnsi="Arial" w:cs="Arial"/>
          <w:b/>
          <w:sz w:val="24"/>
          <w:szCs w:val="24"/>
        </w:rPr>
        <w:t>UANA CAROLINE DE CAMARGO SANTANA</w:t>
      </w:r>
    </w:p>
    <w:p w14:paraId="4D05B150" w14:textId="77777777" w:rsidR="006A4184" w:rsidRDefault="006A4184" w:rsidP="00282EBF">
      <w:pPr>
        <w:spacing w:after="0" w:line="360" w:lineRule="auto"/>
        <w:jc w:val="center"/>
        <w:rPr>
          <w:rFonts w:ascii="Arial" w:hAnsi="Arial" w:cs="Arial"/>
          <w:b/>
          <w:sz w:val="24"/>
          <w:szCs w:val="24"/>
        </w:rPr>
      </w:pPr>
    </w:p>
    <w:p w14:paraId="4D05B151" w14:textId="77777777" w:rsidR="006A4184" w:rsidRDefault="006A4184" w:rsidP="00282EBF">
      <w:pPr>
        <w:spacing w:after="0" w:line="360" w:lineRule="auto"/>
        <w:jc w:val="center"/>
        <w:rPr>
          <w:rFonts w:ascii="Arial" w:hAnsi="Arial" w:cs="Arial"/>
          <w:b/>
          <w:sz w:val="24"/>
          <w:szCs w:val="24"/>
        </w:rPr>
      </w:pPr>
    </w:p>
    <w:p w14:paraId="4D05B152" w14:textId="77777777" w:rsidR="006A4184" w:rsidRDefault="006A4184" w:rsidP="00282EBF">
      <w:pPr>
        <w:spacing w:after="0" w:line="360" w:lineRule="auto"/>
        <w:jc w:val="center"/>
        <w:rPr>
          <w:rFonts w:ascii="Arial" w:hAnsi="Arial" w:cs="Arial"/>
          <w:b/>
          <w:sz w:val="24"/>
          <w:szCs w:val="24"/>
        </w:rPr>
      </w:pPr>
    </w:p>
    <w:p w14:paraId="4D05B153" w14:textId="77777777" w:rsidR="006A4184" w:rsidRDefault="006A4184" w:rsidP="00282EBF">
      <w:pPr>
        <w:spacing w:after="0" w:line="360" w:lineRule="auto"/>
        <w:jc w:val="center"/>
        <w:rPr>
          <w:rFonts w:ascii="Arial" w:hAnsi="Arial" w:cs="Arial"/>
          <w:b/>
          <w:sz w:val="24"/>
          <w:szCs w:val="24"/>
        </w:rPr>
      </w:pPr>
    </w:p>
    <w:p w14:paraId="4D05B154" w14:textId="77777777" w:rsidR="006A4184" w:rsidRDefault="006A4184" w:rsidP="00282EBF">
      <w:pPr>
        <w:spacing w:after="0" w:line="360" w:lineRule="auto"/>
        <w:jc w:val="center"/>
        <w:rPr>
          <w:rFonts w:ascii="Arial" w:hAnsi="Arial" w:cs="Arial"/>
          <w:b/>
          <w:sz w:val="24"/>
          <w:szCs w:val="24"/>
        </w:rPr>
      </w:pPr>
    </w:p>
    <w:p w14:paraId="4D05B156" w14:textId="424AEA59" w:rsidR="004671CA" w:rsidRDefault="006D51B9" w:rsidP="006D51B9">
      <w:pPr>
        <w:spacing w:after="0" w:line="360" w:lineRule="auto"/>
        <w:jc w:val="center"/>
        <w:rPr>
          <w:rFonts w:ascii="Arial" w:hAnsi="Arial" w:cs="Arial"/>
          <w:b/>
          <w:sz w:val="24"/>
          <w:szCs w:val="24"/>
        </w:rPr>
      </w:pPr>
      <w:r w:rsidRPr="00630A53">
        <w:rPr>
          <w:rFonts w:ascii="Arial" w:hAnsi="Arial" w:cs="Arial"/>
          <w:b/>
          <w:sz w:val="24"/>
          <w:szCs w:val="24"/>
        </w:rPr>
        <w:t xml:space="preserve">SITE </w:t>
      </w:r>
      <w:r>
        <w:rPr>
          <w:rFonts w:ascii="Arial" w:hAnsi="Arial" w:cs="Arial"/>
          <w:b/>
          <w:sz w:val="24"/>
          <w:szCs w:val="24"/>
        </w:rPr>
        <w:t>DE INDICAÇÕES</w:t>
      </w:r>
      <w:r w:rsidRPr="00630A53">
        <w:rPr>
          <w:rFonts w:ascii="Arial" w:hAnsi="Arial" w:cs="Arial"/>
          <w:b/>
          <w:sz w:val="24"/>
          <w:szCs w:val="24"/>
        </w:rPr>
        <w:t xml:space="preserve"> EXPONSE</w:t>
      </w:r>
    </w:p>
    <w:p w14:paraId="4D05B157" w14:textId="77777777" w:rsidR="004671CA" w:rsidRDefault="004671CA" w:rsidP="00282EBF">
      <w:pPr>
        <w:spacing w:after="0" w:line="360" w:lineRule="auto"/>
        <w:jc w:val="center"/>
        <w:rPr>
          <w:rFonts w:ascii="Arial" w:hAnsi="Arial" w:cs="Arial"/>
          <w:b/>
          <w:sz w:val="24"/>
          <w:szCs w:val="24"/>
        </w:rPr>
      </w:pPr>
    </w:p>
    <w:p w14:paraId="4D05B158" w14:textId="77777777" w:rsidR="004671CA" w:rsidRDefault="004671CA" w:rsidP="00282EBF">
      <w:pPr>
        <w:spacing w:after="0" w:line="360" w:lineRule="auto"/>
        <w:jc w:val="center"/>
        <w:rPr>
          <w:rFonts w:ascii="Arial" w:hAnsi="Arial" w:cs="Arial"/>
          <w:b/>
          <w:sz w:val="24"/>
          <w:szCs w:val="24"/>
        </w:rPr>
      </w:pPr>
    </w:p>
    <w:p w14:paraId="4D05B159" w14:textId="77777777" w:rsidR="004671CA" w:rsidRDefault="004671CA" w:rsidP="00282EBF">
      <w:pPr>
        <w:spacing w:after="0" w:line="360" w:lineRule="auto"/>
        <w:jc w:val="center"/>
        <w:rPr>
          <w:rFonts w:ascii="Arial" w:hAnsi="Arial" w:cs="Arial"/>
          <w:b/>
          <w:sz w:val="24"/>
          <w:szCs w:val="24"/>
        </w:rPr>
      </w:pPr>
    </w:p>
    <w:p w14:paraId="4D05B15A" w14:textId="17C72FAB" w:rsidR="004671CA" w:rsidRDefault="004671CA" w:rsidP="00282EBF">
      <w:pPr>
        <w:spacing w:after="0" w:line="360" w:lineRule="auto"/>
        <w:jc w:val="center"/>
        <w:rPr>
          <w:rFonts w:ascii="Arial" w:hAnsi="Arial" w:cs="Arial"/>
          <w:b/>
          <w:sz w:val="24"/>
          <w:szCs w:val="24"/>
        </w:rPr>
      </w:pPr>
    </w:p>
    <w:p w14:paraId="4F7C609A" w14:textId="77777777" w:rsidR="005B4268" w:rsidRDefault="005B4268" w:rsidP="00282EBF">
      <w:pPr>
        <w:spacing w:after="0" w:line="360" w:lineRule="auto"/>
        <w:jc w:val="center"/>
        <w:rPr>
          <w:rFonts w:ascii="Arial" w:hAnsi="Arial" w:cs="Arial"/>
          <w:b/>
          <w:sz w:val="24"/>
          <w:szCs w:val="24"/>
        </w:rPr>
      </w:pPr>
    </w:p>
    <w:p w14:paraId="4D05B15B" w14:textId="77777777" w:rsidR="004671CA" w:rsidRDefault="004671CA" w:rsidP="00282EBF">
      <w:pPr>
        <w:spacing w:after="0" w:line="360" w:lineRule="auto"/>
        <w:jc w:val="center"/>
        <w:rPr>
          <w:rFonts w:ascii="Arial" w:hAnsi="Arial" w:cs="Arial"/>
          <w:b/>
          <w:sz w:val="24"/>
          <w:szCs w:val="24"/>
        </w:rPr>
      </w:pPr>
    </w:p>
    <w:p w14:paraId="4D05B15C" w14:textId="77777777" w:rsidR="004671CA" w:rsidRDefault="004671CA" w:rsidP="00282EBF">
      <w:pPr>
        <w:spacing w:after="0" w:line="360" w:lineRule="auto"/>
        <w:jc w:val="center"/>
        <w:rPr>
          <w:rFonts w:ascii="Arial" w:hAnsi="Arial" w:cs="Arial"/>
          <w:b/>
          <w:sz w:val="24"/>
          <w:szCs w:val="24"/>
        </w:rPr>
      </w:pPr>
    </w:p>
    <w:p w14:paraId="4D05B15D" w14:textId="77777777" w:rsidR="004671CA" w:rsidRDefault="004671CA" w:rsidP="00282EBF">
      <w:pPr>
        <w:spacing w:after="0" w:line="360" w:lineRule="auto"/>
        <w:jc w:val="center"/>
        <w:rPr>
          <w:rFonts w:ascii="Arial" w:hAnsi="Arial" w:cs="Arial"/>
          <w:b/>
          <w:sz w:val="24"/>
          <w:szCs w:val="24"/>
        </w:rPr>
      </w:pPr>
    </w:p>
    <w:p w14:paraId="4D05B15E" w14:textId="77777777" w:rsidR="004671CA" w:rsidRDefault="004671CA" w:rsidP="00282EBF">
      <w:pPr>
        <w:spacing w:after="0" w:line="360" w:lineRule="auto"/>
        <w:jc w:val="center"/>
        <w:rPr>
          <w:rFonts w:ascii="Arial" w:hAnsi="Arial" w:cs="Arial"/>
          <w:b/>
          <w:sz w:val="24"/>
          <w:szCs w:val="24"/>
        </w:rPr>
      </w:pPr>
    </w:p>
    <w:p w14:paraId="4D05B15F" w14:textId="77777777" w:rsidR="004671CA" w:rsidRDefault="004671CA" w:rsidP="00282EBF">
      <w:pPr>
        <w:spacing w:after="0" w:line="360" w:lineRule="auto"/>
        <w:jc w:val="center"/>
        <w:rPr>
          <w:rFonts w:ascii="Arial" w:hAnsi="Arial" w:cs="Arial"/>
          <w:b/>
          <w:sz w:val="24"/>
          <w:szCs w:val="24"/>
        </w:rPr>
      </w:pPr>
    </w:p>
    <w:p w14:paraId="4D05B160" w14:textId="77777777" w:rsidR="004671CA" w:rsidRDefault="004671CA" w:rsidP="00282EBF">
      <w:pPr>
        <w:spacing w:after="0" w:line="360" w:lineRule="auto"/>
        <w:jc w:val="center"/>
        <w:rPr>
          <w:rFonts w:ascii="Arial" w:hAnsi="Arial" w:cs="Arial"/>
          <w:b/>
          <w:sz w:val="24"/>
          <w:szCs w:val="24"/>
        </w:rPr>
      </w:pPr>
    </w:p>
    <w:p w14:paraId="4D05B161" w14:textId="77777777" w:rsidR="004671CA" w:rsidRDefault="004671CA" w:rsidP="00282EBF">
      <w:pPr>
        <w:spacing w:after="0" w:line="360" w:lineRule="auto"/>
        <w:jc w:val="center"/>
        <w:rPr>
          <w:rFonts w:ascii="Arial" w:hAnsi="Arial" w:cs="Arial"/>
          <w:b/>
          <w:sz w:val="24"/>
          <w:szCs w:val="24"/>
        </w:rPr>
      </w:pPr>
    </w:p>
    <w:p w14:paraId="4D05B163" w14:textId="70FF860D" w:rsidR="004671CA" w:rsidRDefault="004671CA" w:rsidP="00282EBF">
      <w:pPr>
        <w:spacing w:after="0" w:line="360" w:lineRule="auto"/>
        <w:jc w:val="center"/>
        <w:rPr>
          <w:rFonts w:ascii="Arial" w:hAnsi="Arial" w:cs="Arial"/>
          <w:b/>
          <w:sz w:val="24"/>
          <w:szCs w:val="24"/>
        </w:rPr>
      </w:pPr>
    </w:p>
    <w:p w14:paraId="15C6856E" w14:textId="77777777" w:rsidR="00DF547B" w:rsidRDefault="00DF547B" w:rsidP="00282EBF">
      <w:pPr>
        <w:spacing w:after="0" w:line="360" w:lineRule="auto"/>
        <w:jc w:val="center"/>
        <w:rPr>
          <w:rFonts w:ascii="Arial" w:hAnsi="Arial" w:cs="Arial"/>
          <w:b/>
          <w:sz w:val="24"/>
          <w:szCs w:val="24"/>
        </w:rPr>
      </w:pPr>
    </w:p>
    <w:p w14:paraId="4D05B164" w14:textId="77777777" w:rsidR="004671CA" w:rsidRDefault="004671CA" w:rsidP="00282EBF">
      <w:pPr>
        <w:spacing w:after="0" w:line="360" w:lineRule="auto"/>
        <w:jc w:val="center"/>
        <w:rPr>
          <w:rFonts w:ascii="Arial" w:hAnsi="Arial" w:cs="Arial"/>
          <w:b/>
          <w:sz w:val="24"/>
          <w:szCs w:val="24"/>
        </w:rPr>
      </w:pPr>
      <w:r>
        <w:rPr>
          <w:rFonts w:ascii="Arial" w:hAnsi="Arial" w:cs="Arial"/>
          <w:b/>
          <w:sz w:val="24"/>
          <w:szCs w:val="24"/>
        </w:rPr>
        <w:t>Itapetininga, SP</w:t>
      </w:r>
    </w:p>
    <w:p w14:paraId="4D05B165" w14:textId="1A69DCA1" w:rsidR="00DF547B" w:rsidRDefault="00085E5E" w:rsidP="00282EBF">
      <w:pPr>
        <w:spacing w:after="0" w:line="360" w:lineRule="auto"/>
        <w:jc w:val="center"/>
        <w:rPr>
          <w:rFonts w:ascii="Arial" w:hAnsi="Arial" w:cs="Arial"/>
          <w:b/>
          <w:sz w:val="24"/>
          <w:szCs w:val="24"/>
        </w:rPr>
      </w:pPr>
      <w:r>
        <w:rPr>
          <w:rFonts w:ascii="Arial" w:hAnsi="Arial" w:cs="Arial"/>
          <w:b/>
          <w:sz w:val="24"/>
          <w:szCs w:val="24"/>
        </w:rPr>
        <w:t>1</w:t>
      </w:r>
      <w:r w:rsidR="004671CA">
        <w:rPr>
          <w:rFonts w:ascii="Arial" w:hAnsi="Arial" w:cs="Arial"/>
          <w:b/>
          <w:sz w:val="24"/>
          <w:szCs w:val="24"/>
        </w:rPr>
        <w:t xml:space="preserve">º </w:t>
      </w:r>
      <w:r>
        <w:rPr>
          <w:rFonts w:ascii="Arial" w:hAnsi="Arial" w:cs="Arial"/>
          <w:b/>
          <w:sz w:val="24"/>
          <w:szCs w:val="24"/>
        </w:rPr>
        <w:t>Semestre/ 2023</w:t>
      </w:r>
      <w:r w:rsidR="00DF547B">
        <w:rPr>
          <w:rFonts w:ascii="Arial" w:hAnsi="Arial" w:cs="Arial"/>
          <w:b/>
          <w:sz w:val="24"/>
          <w:szCs w:val="24"/>
        </w:rPr>
        <w:br w:type="page"/>
      </w:r>
    </w:p>
    <w:p w14:paraId="4C1340FA" w14:textId="77777777" w:rsidR="004671CA" w:rsidRDefault="004671CA" w:rsidP="00282EBF">
      <w:pPr>
        <w:spacing w:after="0" w:line="360" w:lineRule="auto"/>
        <w:jc w:val="center"/>
        <w:rPr>
          <w:rFonts w:ascii="Arial" w:hAnsi="Arial" w:cs="Arial"/>
          <w:b/>
          <w:sz w:val="24"/>
          <w:szCs w:val="24"/>
        </w:rPr>
      </w:pPr>
    </w:p>
    <w:p w14:paraId="02DCA095" w14:textId="77777777" w:rsidR="00A15804" w:rsidRDefault="00A15804" w:rsidP="00A15804">
      <w:pPr>
        <w:spacing w:after="0" w:line="360" w:lineRule="auto"/>
        <w:jc w:val="center"/>
        <w:rPr>
          <w:rFonts w:ascii="Arial" w:hAnsi="Arial" w:cs="Arial"/>
          <w:b/>
          <w:sz w:val="24"/>
          <w:szCs w:val="24"/>
        </w:rPr>
      </w:pPr>
      <w:r w:rsidRPr="00630A53">
        <w:rPr>
          <w:rFonts w:ascii="Arial" w:hAnsi="Arial" w:cs="Arial"/>
          <w:b/>
          <w:sz w:val="24"/>
          <w:szCs w:val="24"/>
        </w:rPr>
        <w:t>L</w:t>
      </w:r>
      <w:r>
        <w:rPr>
          <w:rFonts w:ascii="Arial" w:hAnsi="Arial" w:cs="Arial"/>
          <w:b/>
          <w:sz w:val="24"/>
          <w:szCs w:val="24"/>
        </w:rPr>
        <w:t>UANA CAROLINE DE CAMARGO SANTANA</w:t>
      </w:r>
    </w:p>
    <w:p w14:paraId="4D05B168" w14:textId="77777777" w:rsidR="004671CA" w:rsidRDefault="004671CA" w:rsidP="00282EBF">
      <w:pPr>
        <w:spacing w:after="0" w:line="360" w:lineRule="auto"/>
        <w:jc w:val="center"/>
        <w:rPr>
          <w:rFonts w:ascii="Arial" w:hAnsi="Arial" w:cs="Arial"/>
          <w:b/>
          <w:sz w:val="24"/>
          <w:szCs w:val="24"/>
        </w:rPr>
      </w:pPr>
    </w:p>
    <w:p w14:paraId="4D05B169" w14:textId="77777777" w:rsidR="004671CA" w:rsidRDefault="004671CA" w:rsidP="00282EBF">
      <w:pPr>
        <w:spacing w:after="0" w:line="360" w:lineRule="auto"/>
        <w:jc w:val="center"/>
        <w:rPr>
          <w:rFonts w:ascii="Arial" w:hAnsi="Arial" w:cs="Arial"/>
          <w:b/>
          <w:sz w:val="24"/>
          <w:szCs w:val="24"/>
        </w:rPr>
      </w:pPr>
    </w:p>
    <w:p w14:paraId="4D05B16A" w14:textId="77777777" w:rsidR="004671CA" w:rsidRDefault="004671CA" w:rsidP="00282EBF">
      <w:pPr>
        <w:spacing w:after="0" w:line="360" w:lineRule="auto"/>
        <w:jc w:val="center"/>
        <w:rPr>
          <w:rFonts w:ascii="Arial" w:hAnsi="Arial" w:cs="Arial"/>
          <w:b/>
          <w:sz w:val="24"/>
          <w:szCs w:val="24"/>
        </w:rPr>
      </w:pPr>
    </w:p>
    <w:p w14:paraId="4D05B16B" w14:textId="77777777" w:rsidR="004671CA" w:rsidRDefault="004671CA" w:rsidP="00282EBF">
      <w:pPr>
        <w:spacing w:after="0" w:line="360" w:lineRule="auto"/>
        <w:jc w:val="center"/>
        <w:rPr>
          <w:rFonts w:ascii="Arial" w:hAnsi="Arial" w:cs="Arial"/>
          <w:b/>
          <w:sz w:val="24"/>
          <w:szCs w:val="24"/>
        </w:rPr>
      </w:pPr>
    </w:p>
    <w:p w14:paraId="4D05B16E" w14:textId="51D76E95" w:rsidR="004671CA" w:rsidRDefault="007A0AB6" w:rsidP="00282EBF">
      <w:pPr>
        <w:spacing w:after="0" w:line="360" w:lineRule="auto"/>
        <w:jc w:val="center"/>
        <w:rPr>
          <w:rFonts w:ascii="Arial" w:hAnsi="Arial" w:cs="Arial"/>
          <w:b/>
          <w:sz w:val="24"/>
          <w:szCs w:val="24"/>
        </w:rPr>
      </w:pPr>
      <w:r>
        <w:rPr>
          <w:rFonts w:ascii="Arial" w:hAnsi="Arial" w:cs="Arial"/>
          <w:b/>
          <w:noProof/>
          <w:sz w:val="24"/>
          <w:szCs w:val="24"/>
          <w:lang w:eastAsia="pt-BR"/>
        </w:rPr>
        <mc:AlternateContent>
          <mc:Choice Requires="wps">
            <w:drawing>
              <wp:anchor distT="0" distB="0" distL="114300" distR="114300" simplePos="0" relativeHeight="251661312" behindDoc="0" locked="0" layoutInCell="1" allowOverlap="1" wp14:anchorId="4D05B28A" wp14:editId="06A3B806">
                <wp:simplePos x="0" y="0"/>
                <wp:positionH relativeFrom="column">
                  <wp:posOffset>5473065</wp:posOffset>
                </wp:positionH>
                <wp:positionV relativeFrom="paragraph">
                  <wp:posOffset>-2707005</wp:posOffset>
                </wp:positionV>
                <wp:extent cx="552450" cy="266700"/>
                <wp:effectExtent l="0" t="0" r="0" b="0"/>
                <wp:wrapNone/>
                <wp:docPr id="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26670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88BA33F" id="Retângulo 5" o:spid="_x0000_s1026" style="position:absolute;margin-left:430.95pt;margin-top:-213.15pt;width:43.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" fillcolor="white [3201]" strokecolor="white [3212]" strokeweight="2pt">
                <v:path arrowok="t"/>
              </v:rect>
            </w:pict>
          </mc:Fallback>
        </mc:AlternateContent>
      </w:r>
    </w:p>
    <w:p w14:paraId="4D05B16F" w14:textId="77777777" w:rsidR="004671CA" w:rsidRDefault="004671CA" w:rsidP="00282EBF">
      <w:pPr>
        <w:spacing w:after="0" w:line="360" w:lineRule="auto"/>
        <w:jc w:val="center"/>
        <w:rPr>
          <w:rFonts w:ascii="Arial" w:hAnsi="Arial" w:cs="Arial"/>
          <w:b/>
          <w:sz w:val="24"/>
          <w:szCs w:val="24"/>
        </w:rPr>
      </w:pPr>
    </w:p>
    <w:p w14:paraId="4D05B170" w14:textId="77777777" w:rsidR="004671CA" w:rsidRDefault="004671CA" w:rsidP="00282EBF">
      <w:pPr>
        <w:spacing w:after="0" w:line="360" w:lineRule="auto"/>
        <w:jc w:val="center"/>
        <w:rPr>
          <w:rFonts w:ascii="Arial" w:hAnsi="Arial" w:cs="Arial"/>
          <w:b/>
          <w:sz w:val="24"/>
          <w:szCs w:val="24"/>
        </w:rPr>
      </w:pPr>
    </w:p>
    <w:p w14:paraId="4D05B171" w14:textId="77777777" w:rsidR="004671CA" w:rsidRDefault="004671CA" w:rsidP="00282EBF">
      <w:pPr>
        <w:spacing w:after="0" w:line="360" w:lineRule="auto"/>
        <w:jc w:val="center"/>
        <w:rPr>
          <w:rFonts w:ascii="Arial" w:hAnsi="Arial" w:cs="Arial"/>
          <w:b/>
          <w:sz w:val="24"/>
          <w:szCs w:val="24"/>
        </w:rPr>
      </w:pPr>
    </w:p>
    <w:p w14:paraId="4D05B172" w14:textId="77777777" w:rsidR="004671CA" w:rsidRDefault="004671CA" w:rsidP="00282EBF">
      <w:pPr>
        <w:spacing w:after="0" w:line="360" w:lineRule="auto"/>
        <w:jc w:val="center"/>
        <w:rPr>
          <w:rFonts w:ascii="Arial" w:hAnsi="Arial" w:cs="Arial"/>
          <w:b/>
          <w:sz w:val="24"/>
          <w:szCs w:val="24"/>
        </w:rPr>
      </w:pPr>
    </w:p>
    <w:p w14:paraId="4D05B173" w14:textId="77777777" w:rsidR="004671CA" w:rsidRDefault="004671CA" w:rsidP="00282EBF">
      <w:pPr>
        <w:spacing w:after="0" w:line="360" w:lineRule="auto"/>
        <w:jc w:val="center"/>
        <w:rPr>
          <w:rFonts w:ascii="Arial" w:hAnsi="Arial" w:cs="Arial"/>
          <w:b/>
          <w:sz w:val="24"/>
          <w:szCs w:val="24"/>
        </w:rPr>
      </w:pPr>
    </w:p>
    <w:p w14:paraId="4D05B174" w14:textId="77777777" w:rsidR="004671CA" w:rsidRDefault="004671CA" w:rsidP="00282EBF">
      <w:pPr>
        <w:spacing w:after="0" w:line="360" w:lineRule="auto"/>
        <w:jc w:val="center"/>
        <w:rPr>
          <w:rFonts w:ascii="Arial" w:hAnsi="Arial" w:cs="Arial"/>
          <w:b/>
          <w:sz w:val="24"/>
          <w:szCs w:val="24"/>
        </w:rPr>
      </w:pPr>
    </w:p>
    <w:p w14:paraId="4D05B175" w14:textId="472C5098" w:rsidR="004671CA" w:rsidRDefault="004671CA" w:rsidP="00282EBF">
      <w:pPr>
        <w:spacing w:after="0" w:line="360" w:lineRule="auto"/>
        <w:jc w:val="center"/>
        <w:rPr>
          <w:rFonts w:ascii="Arial" w:hAnsi="Arial" w:cs="Arial"/>
          <w:b/>
          <w:sz w:val="24"/>
          <w:szCs w:val="24"/>
        </w:rPr>
      </w:pPr>
    </w:p>
    <w:p w14:paraId="0A1CA05A" w14:textId="77777777" w:rsidR="00282EBF" w:rsidRDefault="00282EBF" w:rsidP="00282EBF">
      <w:pPr>
        <w:spacing w:after="0" w:line="360" w:lineRule="auto"/>
        <w:jc w:val="center"/>
        <w:rPr>
          <w:rFonts w:ascii="Arial" w:hAnsi="Arial" w:cs="Arial"/>
          <w:b/>
          <w:sz w:val="24"/>
          <w:szCs w:val="24"/>
        </w:rPr>
      </w:pPr>
    </w:p>
    <w:p w14:paraId="0DC7BE43" w14:textId="60027E1D" w:rsidR="00117AF2" w:rsidRDefault="00630A53" w:rsidP="00282EBF">
      <w:pPr>
        <w:spacing w:after="0" w:line="360" w:lineRule="auto"/>
        <w:jc w:val="center"/>
        <w:rPr>
          <w:rFonts w:ascii="Arial" w:hAnsi="Arial" w:cs="Arial"/>
          <w:b/>
          <w:sz w:val="24"/>
          <w:szCs w:val="24"/>
        </w:rPr>
      </w:pPr>
      <w:r w:rsidRPr="00630A53">
        <w:rPr>
          <w:rFonts w:ascii="Arial" w:hAnsi="Arial" w:cs="Arial"/>
          <w:b/>
          <w:sz w:val="24"/>
          <w:szCs w:val="24"/>
        </w:rPr>
        <w:t xml:space="preserve">SITE </w:t>
      </w:r>
      <w:r w:rsidR="006D51B9">
        <w:rPr>
          <w:rFonts w:ascii="Arial" w:hAnsi="Arial" w:cs="Arial"/>
          <w:b/>
          <w:sz w:val="24"/>
          <w:szCs w:val="24"/>
        </w:rPr>
        <w:t>DE INDICAÇÕES</w:t>
      </w:r>
      <w:r w:rsidRPr="00630A53">
        <w:rPr>
          <w:rFonts w:ascii="Arial" w:hAnsi="Arial" w:cs="Arial"/>
          <w:b/>
          <w:sz w:val="24"/>
          <w:szCs w:val="24"/>
        </w:rPr>
        <w:t xml:space="preserve"> EXPONSE</w:t>
      </w:r>
      <w:r w:rsidR="00CB2875">
        <w:rPr>
          <w:rFonts w:ascii="Arial" w:hAnsi="Arial" w:cs="Arial"/>
          <w:b/>
          <w:sz w:val="24"/>
          <w:szCs w:val="24"/>
        </w:rPr>
        <w:t xml:space="preserve"> </w:t>
      </w:r>
    </w:p>
    <w:p w14:paraId="6CBDC44E" w14:textId="6ED238E2" w:rsidR="005B4268" w:rsidRDefault="005B4268" w:rsidP="00282EBF">
      <w:pPr>
        <w:spacing w:after="0" w:line="360" w:lineRule="auto"/>
        <w:jc w:val="center"/>
        <w:rPr>
          <w:rFonts w:ascii="Arial" w:hAnsi="Arial" w:cs="Arial"/>
          <w:b/>
          <w:sz w:val="24"/>
          <w:szCs w:val="24"/>
        </w:rPr>
      </w:pPr>
    </w:p>
    <w:p w14:paraId="4D05B177" w14:textId="77777777" w:rsidR="004671CA" w:rsidRDefault="004671CA" w:rsidP="00282EBF">
      <w:pPr>
        <w:spacing w:after="0" w:line="360" w:lineRule="auto"/>
        <w:jc w:val="center"/>
        <w:rPr>
          <w:rFonts w:ascii="Arial" w:hAnsi="Arial" w:cs="Arial"/>
          <w:b/>
          <w:sz w:val="24"/>
          <w:szCs w:val="24"/>
        </w:rPr>
      </w:pPr>
    </w:p>
    <w:p w14:paraId="4D05B178" w14:textId="77777777" w:rsidR="004671CA" w:rsidRDefault="004671CA" w:rsidP="00282EBF">
      <w:pPr>
        <w:spacing w:after="0" w:line="360" w:lineRule="auto"/>
        <w:jc w:val="center"/>
        <w:rPr>
          <w:rFonts w:ascii="Arial" w:hAnsi="Arial" w:cs="Arial"/>
          <w:b/>
          <w:sz w:val="24"/>
          <w:szCs w:val="24"/>
        </w:rPr>
      </w:pPr>
    </w:p>
    <w:p w14:paraId="4D05B179" w14:textId="4BF2F2F4" w:rsidR="004671CA" w:rsidRDefault="004671CA" w:rsidP="00282EBF">
      <w:pPr>
        <w:spacing w:after="0" w:line="360" w:lineRule="auto"/>
        <w:ind w:left="4536"/>
        <w:jc w:val="both"/>
        <w:rPr>
          <w:rFonts w:ascii="Arial" w:hAnsi="Arial" w:cs="Arial"/>
          <w:sz w:val="24"/>
          <w:szCs w:val="24"/>
        </w:rPr>
      </w:pPr>
      <w:r>
        <w:rPr>
          <w:rFonts w:ascii="Arial" w:hAnsi="Arial" w:cs="Arial"/>
          <w:sz w:val="24"/>
          <w:szCs w:val="24"/>
        </w:rPr>
        <w:t>Trabalho de Graduação apresentado à Faculdade de Tecnologia de Itapetininga, como exigência parcial para obtenção do grau de Tecnólogo em</w:t>
      </w:r>
      <w:r w:rsidR="00117AF2">
        <w:rPr>
          <w:rFonts w:ascii="Arial" w:hAnsi="Arial" w:cs="Arial"/>
          <w:sz w:val="24"/>
          <w:szCs w:val="24"/>
        </w:rPr>
        <w:t xml:space="preserve"> </w:t>
      </w:r>
      <w:r w:rsidR="00630A53" w:rsidRPr="00630A53">
        <w:rPr>
          <w:rFonts w:ascii="Arial" w:hAnsi="Arial" w:cs="Arial"/>
          <w:sz w:val="24"/>
          <w:szCs w:val="24"/>
        </w:rPr>
        <w:t>Análise e Desenvolvimento de Sistemas</w:t>
      </w:r>
      <w:r>
        <w:rPr>
          <w:rFonts w:ascii="Arial" w:hAnsi="Arial" w:cs="Arial"/>
          <w:sz w:val="24"/>
          <w:szCs w:val="24"/>
        </w:rPr>
        <w:t xml:space="preserve">, sob a orientação da </w:t>
      </w:r>
      <w:proofErr w:type="spellStart"/>
      <w:r>
        <w:rPr>
          <w:rFonts w:ascii="Arial" w:hAnsi="Arial" w:cs="Arial"/>
          <w:sz w:val="24"/>
          <w:szCs w:val="24"/>
        </w:rPr>
        <w:t>Profª</w:t>
      </w:r>
      <w:proofErr w:type="spellEnd"/>
      <w:r w:rsidR="00DF547B">
        <w:rPr>
          <w:rFonts w:ascii="Arial" w:hAnsi="Arial" w:cs="Arial"/>
          <w:sz w:val="24"/>
          <w:szCs w:val="24"/>
        </w:rPr>
        <w:t xml:space="preserve"> </w:t>
      </w:r>
      <w:r w:rsidR="00630A53" w:rsidRPr="00630A53">
        <w:rPr>
          <w:rFonts w:ascii="Arial" w:hAnsi="Arial" w:cs="Arial"/>
          <w:sz w:val="24"/>
          <w:szCs w:val="24"/>
        </w:rPr>
        <w:t xml:space="preserve">Ma. Andréia Rodrigues </w:t>
      </w:r>
      <w:proofErr w:type="spellStart"/>
      <w:r w:rsidR="00630A53" w:rsidRPr="00630A53">
        <w:rPr>
          <w:rFonts w:ascii="Arial" w:hAnsi="Arial" w:cs="Arial"/>
          <w:sz w:val="24"/>
          <w:szCs w:val="24"/>
        </w:rPr>
        <w:t>Casare</w:t>
      </w:r>
      <w:proofErr w:type="spellEnd"/>
      <w:r w:rsidR="00DF547B">
        <w:rPr>
          <w:rFonts w:ascii="Arial" w:hAnsi="Arial" w:cs="Arial"/>
          <w:sz w:val="24"/>
          <w:szCs w:val="24"/>
        </w:rPr>
        <w:t>.</w:t>
      </w:r>
    </w:p>
    <w:p w14:paraId="4D05B17A" w14:textId="77777777" w:rsidR="00A74539" w:rsidRDefault="00A74539" w:rsidP="00282EBF">
      <w:pPr>
        <w:spacing w:after="0" w:line="360" w:lineRule="auto"/>
        <w:ind w:left="4536"/>
        <w:jc w:val="both"/>
        <w:rPr>
          <w:rFonts w:ascii="Arial" w:hAnsi="Arial" w:cs="Arial"/>
          <w:sz w:val="24"/>
          <w:szCs w:val="24"/>
        </w:rPr>
      </w:pPr>
    </w:p>
    <w:p w14:paraId="4D05B17B" w14:textId="77777777" w:rsidR="00A74539" w:rsidRDefault="00A74539" w:rsidP="00282EBF">
      <w:pPr>
        <w:spacing w:after="0" w:line="360" w:lineRule="auto"/>
        <w:ind w:left="4536"/>
        <w:jc w:val="both"/>
        <w:rPr>
          <w:rFonts w:ascii="Arial" w:hAnsi="Arial" w:cs="Arial"/>
          <w:sz w:val="24"/>
          <w:szCs w:val="24"/>
        </w:rPr>
      </w:pPr>
    </w:p>
    <w:p w14:paraId="4D05B17C" w14:textId="77777777" w:rsidR="00A74539" w:rsidRDefault="00A74539" w:rsidP="00282EBF">
      <w:pPr>
        <w:spacing w:after="0" w:line="360" w:lineRule="auto"/>
        <w:ind w:left="4536"/>
        <w:jc w:val="both"/>
        <w:rPr>
          <w:rFonts w:ascii="Arial" w:hAnsi="Arial" w:cs="Arial"/>
          <w:sz w:val="24"/>
          <w:szCs w:val="24"/>
        </w:rPr>
      </w:pPr>
    </w:p>
    <w:p w14:paraId="4D05B17E" w14:textId="77777777" w:rsidR="00A74539" w:rsidRDefault="00A74539" w:rsidP="00282EBF">
      <w:pPr>
        <w:spacing w:after="0" w:line="360" w:lineRule="auto"/>
        <w:ind w:left="4536"/>
        <w:jc w:val="both"/>
        <w:rPr>
          <w:rFonts w:ascii="Arial" w:hAnsi="Arial" w:cs="Arial"/>
          <w:sz w:val="24"/>
          <w:szCs w:val="24"/>
        </w:rPr>
      </w:pPr>
    </w:p>
    <w:p w14:paraId="4D05B17F" w14:textId="77777777" w:rsidR="00A74539" w:rsidRDefault="00A74539" w:rsidP="00282EBF">
      <w:pPr>
        <w:spacing w:after="0" w:line="360" w:lineRule="auto"/>
        <w:ind w:left="4536"/>
        <w:jc w:val="both"/>
        <w:rPr>
          <w:rFonts w:ascii="Arial" w:hAnsi="Arial" w:cs="Arial"/>
          <w:sz w:val="24"/>
          <w:szCs w:val="24"/>
        </w:rPr>
      </w:pPr>
    </w:p>
    <w:p w14:paraId="4D05B181" w14:textId="5413B55B" w:rsidR="00A74539" w:rsidRDefault="00A74539" w:rsidP="00630A53">
      <w:pPr>
        <w:spacing w:after="0" w:line="360" w:lineRule="auto"/>
        <w:jc w:val="both"/>
        <w:rPr>
          <w:rFonts w:ascii="Arial" w:hAnsi="Arial" w:cs="Arial"/>
          <w:sz w:val="24"/>
          <w:szCs w:val="24"/>
        </w:rPr>
      </w:pPr>
    </w:p>
    <w:p w14:paraId="4D05B182" w14:textId="77777777" w:rsidR="00A74539" w:rsidRDefault="00A74539" w:rsidP="00282EBF">
      <w:pPr>
        <w:spacing w:after="0" w:line="360" w:lineRule="auto"/>
        <w:jc w:val="center"/>
        <w:rPr>
          <w:rFonts w:ascii="Arial" w:hAnsi="Arial" w:cs="Arial"/>
          <w:b/>
          <w:sz w:val="24"/>
          <w:szCs w:val="24"/>
        </w:rPr>
      </w:pPr>
      <w:r>
        <w:rPr>
          <w:rFonts w:ascii="Arial" w:hAnsi="Arial" w:cs="Arial"/>
          <w:b/>
          <w:sz w:val="24"/>
          <w:szCs w:val="24"/>
        </w:rPr>
        <w:t>Itapetininga, -SP</w:t>
      </w:r>
    </w:p>
    <w:p w14:paraId="4D05B1AF" w14:textId="3DCF48A7" w:rsidR="00434164" w:rsidRPr="004978F1" w:rsidRDefault="00085E5E" w:rsidP="004978F1">
      <w:pPr>
        <w:spacing w:after="0" w:line="360" w:lineRule="auto"/>
        <w:jc w:val="center"/>
        <w:rPr>
          <w:rFonts w:ascii="Arial" w:hAnsi="Arial" w:cs="Arial"/>
          <w:b/>
          <w:sz w:val="24"/>
          <w:szCs w:val="24"/>
        </w:rPr>
      </w:pPr>
      <w:r>
        <w:rPr>
          <w:rFonts w:ascii="Arial" w:hAnsi="Arial" w:cs="Arial"/>
          <w:b/>
          <w:sz w:val="24"/>
          <w:szCs w:val="24"/>
        </w:rPr>
        <w:t>1º Semestre/ 2023</w:t>
      </w:r>
      <w:r w:rsidR="007A0AB6">
        <w:rPr>
          <w:rFonts w:ascii="Arial" w:hAnsi="Arial" w:cs="Arial"/>
          <w:b/>
          <w:noProof/>
          <w:sz w:val="24"/>
          <w:szCs w:val="24"/>
          <w:lang w:eastAsia="pt-BR"/>
        </w:rPr>
        <mc:AlternateContent>
          <mc:Choice Requires="wps">
            <w:drawing>
              <wp:anchor distT="0" distB="0" distL="114300" distR="114300" simplePos="0" relativeHeight="251663360" behindDoc="0" locked="0" layoutInCell="1" allowOverlap="1" wp14:anchorId="4D05B28B" wp14:editId="2028872F">
                <wp:simplePos x="0" y="0"/>
                <wp:positionH relativeFrom="column">
                  <wp:posOffset>5415915</wp:posOffset>
                </wp:positionH>
                <wp:positionV relativeFrom="paragraph">
                  <wp:posOffset>-718185</wp:posOffset>
                </wp:positionV>
                <wp:extent cx="552450" cy="266700"/>
                <wp:effectExtent l="0" t="0" r="0" b="0"/>
                <wp:wrapNone/>
                <wp:docPr id="6"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26670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3523656E" id="Retângulo 6" o:spid="_x0000_s1026" style="position:absolute;margin-left:426.45pt;margin-top:-56.55pt;width:43.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" fillcolor="white [3201]" strokecolor="white [3212]" strokeweight="2pt">
                <v:path arrowok="t"/>
              </v:rect>
            </w:pict>
          </mc:Fallback>
        </mc:AlternateContent>
      </w:r>
      <w:r w:rsidR="007A0AB6">
        <w:rPr>
          <w:rFonts w:ascii="Arial" w:hAnsi="Arial" w:cs="Arial"/>
          <w:b/>
          <w:noProof/>
          <w:sz w:val="24"/>
          <w:szCs w:val="24"/>
          <w:lang w:eastAsia="pt-BR"/>
        </w:rPr>
        <mc:AlternateContent>
          <mc:Choice Requires="wps">
            <w:drawing>
              <wp:anchor distT="0" distB="0" distL="114300" distR="114300" simplePos="0" relativeHeight="251667456" behindDoc="0" locked="0" layoutInCell="1" allowOverlap="1" wp14:anchorId="4D05B28D" wp14:editId="538E5AD2">
                <wp:simplePos x="0" y="0"/>
                <wp:positionH relativeFrom="column">
                  <wp:posOffset>5625465</wp:posOffset>
                </wp:positionH>
                <wp:positionV relativeFrom="paragraph">
                  <wp:posOffset>-8074660</wp:posOffset>
                </wp:positionV>
                <wp:extent cx="552450" cy="266700"/>
                <wp:effectExtent l="0" t="0" r="0" b="0"/>
                <wp:wrapNone/>
                <wp:docPr id="8" name="Re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26670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611AECE0" id="Retângulo 8" o:spid="_x0000_s1026" style="position:absolute;margin-left:442.95pt;margin-top:-635.8pt;width:43.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" fillcolor="white [3201]" strokecolor="white [3212]" strokeweight="2pt">
                <v:path arrowok="t"/>
              </v:rect>
            </w:pict>
          </mc:Fallback>
        </mc:AlternateContent>
      </w:r>
    </w:p>
    <w:p w14:paraId="4D05B1B0" w14:textId="77777777" w:rsidR="001B7E71" w:rsidRDefault="001B7E71" w:rsidP="00282EBF">
      <w:pPr>
        <w:spacing w:after="0" w:line="360" w:lineRule="auto"/>
        <w:jc w:val="both"/>
        <w:rPr>
          <w:rFonts w:ascii="Arial" w:hAnsi="Arial" w:cs="Arial"/>
          <w:sz w:val="24"/>
          <w:szCs w:val="24"/>
        </w:rPr>
      </w:pPr>
    </w:p>
    <w:p w14:paraId="4D05B1B1" w14:textId="21D2D02A" w:rsidR="001B7E71" w:rsidRDefault="007A0AB6" w:rsidP="00282EBF">
      <w:pPr>
        <w:spacing w:after="0" w:line="360" w:lineRule="auto"/>
        <w:jc w:val="center"/>
        <w:rPr>
          <w:rFonts w:ascii="Arial" w:hAnsi="Arial" w:cs="Arial"/>
          <w:b/>
          <w:sz w:val="24"/>
          <w:szCs w:val="24"/>
        </w:rPr>
      </w:pPr>
      <w:r>
        <w:rPr>
          <w:rFonts w:ascii="Arial" w:hAnsi="Arial" w:cs="Arial"/>
          <w:b/>
          <w:noProof/>
          <w:sz w:val="24"/>
          <w:szCs w:val="24"/>
          <w:lang w:eastAsia="pt-BR"/>
        </w:rPr>
        <mc:AlternateContent>
          <mc:Choice Requires="wps">
            <w:drawing>
              <wp:anchor distT="0" distB="0" distL="114300" distR="114300" simplePos="0" relativeHeight="251671552" behindDoc="0" locked="0" layoutInCell="1" allowOverlap="1" wp14:anchorId="4D05B28E" wp14:editId="0B38EC6D">
                <wp:simplePos x="0" y="0"/>
                <wp:positionH relativeFrom="column">
                  <wp:posOffset>5492115</wp:posOffset>
                </wp:positionH>
                <wp:positionV relativeFrom="paragraph">
                  <wp:posOffset>-680085</wp:posOffset>
                </wp:positionV>
                <wp:extent cx="552450" cy="266700"/>
                <wp:effectExtent l="0" t="0" r="0" b="0"/>
                <wp:wrapNone/>
                <wp:docPr id="10" name="Retâ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 cy="26670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86691BF" id="Retângulo 10" o:spid="_x0000_s1026" style="position:absolute;margin-left:432.45pt;margin-top:-53.55pt;width:43.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" fillcolor="white [3201]" strokecolor="white [3212]" strokeweight="2pt">
                <v:path arrowok="t"/>
              </v:rect>
            </w:pict>
          </mc:Fallback>
        </mc:AlternateContent>
      </w:r>
      <w:r w:rsidR="001B7E71" w:rsidRPr="001B7E71">
        <w:rPr>
          <w:rFonts w:ascii="Arial" w:hAnsi="Arial" w:cs="Arial"/>
          <w:b/>
          <w:sz w:val="24"/>
          <w:szCs w:val="24"/>
        </w:rPr>
        <w:t>RESUMO</w:t>
      </w:r>
    </w:p>
    <w:p w14:paraId="4D05B1B2" w14:textId="77777777" w:rsidR="001B7E71" w:rsidRDefault="001B7E71" w:rsidP="00282EBF">
      <w:pPr>
        <w:spacing w:after="0" w:line="360" w:lineRule="auto"/>
        <w:jc w:val="center"/>
        <w:rPr>
          <w:rFonts w:ascii="Arial" w:hAnsi="Arial" w:cs="Arial"/>
          <w:b/>
          <w:sz w:val="24"/>
          <w:szCs w:val="24"/>
        </w:rPr>
      </w:pPr>
    </w:p>
    <w:p w14:paraId="4D05B1B5" w14:textId="1F869002" w:rsidR="00F703E6" w:rsidRDefault="00F703E6" w:rsidP="00D52BDC">
      <w:pPr>
        <w:spacing w:after="0" w:line="240" w:lineRule="auto"/>
        <w:jc w:val="both"/>
        <w:rPr>
          <w:rFonts w:ascii="Arial" w:hAnsi="Arial" w:cs="Arial"/>
          <w:color w:val="FF0000"/>
          <w:sz w:val="24"/>
          <w:szCs w:val="24"/>
        </w:rPr>
      </w:pPr>
    </w:p>
    <w:p w14:paraId="726D4B51" w14:textId="1E482EEF" w:rsidR="002F2D2F" w:rsidRDefault="002F2D2F" w:rsidP="002F2D2F">
      <w:pPr>
        <w:spacing w:after="0" w:line="360" w:lineRule="auto"/>
        <w:ind w:firstLine="708"/>
        <w:jc w:val="both"/>
        <w:rPr>
          <w:rFonts w:ascii="Arial" w:hAnsi="Arial" w:cs="Arial"/>
          <w:color w:val="000000" w:themeColor="text1"/>
          <w:sz w:val="24"/>
          <w:szCs w:val="24"/>
        </w:rPr>
      </w:pPr>
      <w:r w:rsidRPr="00CF08A5">
        <w:rPr>
          <w:rFonts w:ascii="Arial" w:hAnsi="Arial" w:cs="Arial"/>
          <w:color w:val="000000" w:themeColor="text1"/>
          <w:sz w:val="24"/>
          <w:szCs w:val="24"/>
        </w:rPr>
        <w:t xml:space="preserve">Este trabalho </w:t>
      </w:r>
      <w:r>
        <w:rPr>
          <w:rFonts w:ascii="Arial" w:hAnsi="Arial" w:cs="Arial"/>
          <w:color w:val="000000" w:themeColor="text1"/>
          <w:sz w:val="24"/>
          <w:szCs w:val="24"/>
        </w:rPr>
        <w:t xml:space="preserve">teve como objetivo desenvolver um </w:t>
      </w:r>
      <w:r w:rsidRPr="00AF73AD">
        <w:rPr>
          <w:rFonts w:ascii="Arial" w:hAnsi="Arial" w:cs="Arial"/>
          <w:i/>
          <w:iCs/>
          <w:color w:val="000000" w:themeColor="text1"/>
          <w:sz w:val="24"/>
          <w:szCs w:val="24"/>
        </w:rPr>
        <w:t>website</w:t>
      </w:r>
      <w:r>
        <w:rPr>
          <w:rFonts w:ascii="Arial" w:hAnsi="Arial" w:cs="Arial"/>
          <w:color w:val="000000" w:themeColor="text1"/>
          <w:sz w:val="24"/>
          <w:szCs w:val="24"/>
        </w:rPr>
        <w:t xml:space="preserve"> para auxiliar na procura por </w:t>
      </w:r>
      <w:r>
        <w:rPr>
          <w:rFonts w:ascii="Arial" w:hAnsi="Arial" w:cs="Arial"/>
          <w:i/>
          <w:color w:val="000000" w:themeColor="text1"/>
          <w:sz w:val="24"/>
          <w:szCs w:val="24"/>
        </w:rPr>
        <w:t>websites</w:t>
      </w:r>
      <w:r>
        <w:rPr>
          <w:rFonts w:ascii="Arial" w:hAnsi="Arial" w:cs="Arial"/>
          <w:color w:val="000000" w:themeColor="text1"/>
          <w:sz w:val="24"/>
          <w:szCs w:val="24"/>
        </w:rPr>
        <w:t xml:space="preserve"> de compras</w:t>
      </w:r>
      <w:r w:rsidRPr="00CF08A5">
        <w:rPr>
          <w:rFonts w:ascii="Arial" w:hAnsi="Arial" w:cs="Arial"/>
          <w:color w:val="000000" w:themeColor="text1"/>
          <w:sz w:val="24"/>
          <w:szCs w:val="24"/>
        </w:rPr>
        <w:t>. O objetivo principal</w:t>
      </w:r>
      <w:r>
        <w:rPr>
          <w:rFonts w:ascii="Arial" w:hAnsi="Arial" w:cs="Arial"/>
          <w:color w:val="000000" w:themeColor="text1"/>
          <w:sz w:val="24"/>
          <w:szCs w:val="24"/>
        </w:rPr>
        <w:t xml:space="preserve"> foi desenvolver um </w:t>
      </w:r>
      <w:r w:rsidRPr="00AF73AD">
        <w:rPr>
          <w:rFonts w:ascii="Arial" w:hAnsi="Arial" w:cs="Arial"/>
          <w:i/>
          <w:iCs/>
          <w:color w:val="000000" w:themeColor="text1"/>
          <w:sz w:val="24"/>
          <w:szCs w:val="24"/>
        </w:rPr>
        <w:t>website</w:t>
      </w:r>
      <w:r>
        <w:rPr>
          <w:rFonts w:ascii="Arial" w:hAnsi="Arial" w:cs="Arial"/>
          <w:color w:val="000000" w:themeColor="text1"/>
          <w:sz w:val="24"/>
          <w:szCs w:val="24"/>
        </w:rPr>
        <w:t xml:space="preserve"> que fosse gratuito e que com um design limpo para que o usuário tenha uma boa experiencia ao utilizá-lo. Durante o desenvolvimento do trabalho foi realizado o levantamento de outros </w:t>
      </w:r>
      <w:r>
        <w:rPr>
          <w:rFonts w:ascii="Arial" w:hAnsi="Arial" w:cs="Arial"/>
          <w:i/>
          <w:color w:val="000000" w:themeColor="text1"/>
          <w:sz w:val="24"/>
          <w:szCs w:val="24"/>
        </w:rPr>
        <w:t xml:space="preserve">websites </w:t>
      </w:r>
      <w:r>
        <w:rPr>
          <w:rFonts w:ascii="Arial" w:hAnsi="Arial" w:cs="Arial"/>
          <w:color w:val="000000" w:themeColor="text1"/>
          <w:sz w:val="24"/>
          <w:szCs w:val="24"/>
        </w:rPr>
        <w:t>parecidos estudando sua capacidade de disponibilizar a informação e na dificuldade de encontrar sites gratuitos e que ofereçam um design agradável e simples.</w:t>
      </w:r>
    </w:p>
    <w:p w14:paraId="65EF68EC" w14:textId="3F75E8E7" w:rsidR="002F2D2F" w:rsidRDefault="002F2D2F" w:rsidP="002F2D2F">
      <w:pPr>
        <w:spacing w:after="0"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A primeira tela do website será a interação do usuário para escolher a categoria de produto no qual este deseja comprar, e a outra é onde será direcionado após interagir com a categoria onde ele poderá ver as informações de um modo simples e geral sobre cada </w:t>
      </w:r>
      <w:r>
        <w:rPr>
          <w:rFonts w:ascii="Arial" w:hAnsi="Arial" w:cs="Arial"/>
          <w:i/>
          <w:color w:val="000000" w:themeColor="text1"/>
          <w:sz w:val="24"/>
          <w:szCs w:val="24"/>
        </w:rPr>
        <w:t>website</w:t>
      </w:r>
      <w:r>
        <w:rPr>
          <w:rFonts w:ascii="Arial" w:hAnsi="Arial" w:cs="Arial"/>
          <w:color w:val="000000" w:themeColor="text1"/>
          <w:sz w:val="24"/>
          <w:szCs w:val="24"/>
        </w:rPr>
        <w:t>. O objeto futuro do trabalho é colocar o website numa plataforma de hospedagem para que comece a funcionar na internet onde as pessoas possam ter o acesso.</w:t>
      </w:r>
    </w:p>
    <w:p w14:paraId="2C99184D" w14:textId="77777777" w:rsidR="002F2D2F" w:rsidRPr="00882969" w:rsidRDefault="002F2D2F" w:rsidP="002F2D2F">
      <w:pPr>
        <w:spacing w:after="0"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Por fim</w:t>
      </w:r>
      <w:r w:rsidRPr="00CF08A5">
        <w:rPr>
          <w:rFonts w:ascii="Arial" w:hAnsi="Arial" w:cs="Arial"/>
          <w:color w:val="000000" w:themeColor="text1"/>
          <w:sz w:val="24"/>
          <w:szCs w:val="24"/>
        </w:rPr>
        <w:t xml:space="preserve"> projeto apresentou-se </w:t>
      </w:r>
      <w:r>
        <w:rPr>
          <w:rFonts w:ascii="Arial" w:hAnsi="Arial" w:cs="Arial"/>
          <w:color w:val="000000" w:themeColor="text1"/>
          <w:sz w:val="24"/>
          <w:szCs w:val="24"/>
        </w:rPr>
        <w:t>eficiente pois seguiu a ideia de ser feito um website com um design agradável e que cumpre com o objetivo de fácil interação com o usuário, além de ser gratuito.</w:t>
      </w:r>
    </w:p>
    <w:p w14:paraId="2C5F07A6" w14:textId="77777777" w:rsidR="002F2D2F" w:rsidRPr="00144E48" w:rsidRDefault="002F2D2F" w:rsidP="00D52BDC">
      <w:pPr>
        <w:spacing w:after="0" w:line="240" w:lineRule="auto"/>
        <w:jc w:val="both"/>
        <w:rPr>
          <w:rFonts w:ascii="Arial" w:hAnsi="Arial" w:cs="Arial"/>
          <w:color w:val="FF0000"/>
          <w:sz w:val="24"/>
          <w:szCs w:val="24"/>
        </w:rPr>
      </w:pPr>
    </w:p>
    <w:p w14:paraId="6607BE2D" w14:textId="77777777" w:rsidR="00DF547B" w:rsidRPr="00144E48" w:rsidRDefault="00DF547B" w:rsidP="00282EBF">
      <w:pPr>
        <w:spacing w:after="0" w:line="360" w:lineRule="auto"/>
        <w:jc w:val="both"/>
        <w:rPr>
          <w:rFonts w:ascii="Arial" w:hAnsi="Arial" w:cs="Arial"/>
          <w:color w:val="FF0000"/>
          <w:sz w:val="24"/>
          <w:szCs w:val="24"/>
        </w:rPr>
      </w:pPr>
    </w:p>
    <w:p w14:paraId="4D05B1B6" w14:textId="4BDD07F1" w:rsidR="00545CE2" w:rsidRDefault="00545CE2" w:rsidP="0027275D">
      <w:pPr>
        <w:spacing w:after="0" w:line="360" w:lineRule="auto"/>
        <w:jc w:val="both"/>
        <w:rPr>
          <w:rFonts w:ascii="Arial" w:hAnsi="Arial" w:cs="Arial"/>
          <w:color w:val="000000" w:themeColor="text1"/>
          <w:sz w:val="24"/>
          <w:szCs w:val="24"/>
        </w:rPr>
      </w:pPr>
      <w:r w:rsidRPr="0057083C">
        <w:rPr>
          <w:rFonts w:ascii="Arial" w:hAnsi="Arial" w:cs="Arial"/>
          <w:b/>
          <w:color w:val="000000" w:themeColor="text1"/>
          <w:sz w:val="24"/>
          <w:szCs w:val="24"/>
        </w:rPr>
        <w:t>PALAVRAS-CHAVE</w:t>
      </w:r>
      <w:r w:rsidRPr="0057083C">
        <w:rPr>
          <w:rFonts w:ascii="Arial" w:hAnsi="Arial" w:cs="Arial"/>
          <w:color w:val="000000" w:themeColor="text1"/>
          <w:sz w:val="24"/>
          <w:szCs w:val="24"/>
        </w:rPr>
        <w:t xml:space="preserve">: </w:t>
      </w:r>
      <w:r w:rsidR="002F2D2F">
        <w:rPr>
          <w:rFonts w:ascii="Arial" w:hAnsi="Arial" w:cs="Arial"/>
          <w:color w:val="000000" w:themeColor="text1"/>
          <w:sz w:val="24"/>
          <w:szCs w:val="24"/>
        </w:rPr>
        <w:t>Website</w:t>
      </w:r>
      <w:r w:rsidR="00630A53">
        <w:rPr>
          <w:rFonts w:ascii="Arial" w:hAnsi="Arial" w:cs="Arial"/>
          <w:color w:val="000000" w:themeColor="text1"/>
          <w:sz w:val="24"/>
          <w:szCs w:val="24"/>
        </w:rPr>
        <w:t>, Vendas, Compras, Recomendação</w:t>
      </w:r>
      <w:r w:rsidR="00085E5E">
        <w:rPr>
          <w:rFonts w:ascii="Arial" w:hAnsi="Arial" w:cs="Arial"/>
          <w:color w:val="000000" w:themeColor="text1"/>
          <w:sz w:val="24"/>
          <w:szCs w:val="24"/>
        </w:rPr>
        <w:t>.</w:t>
      </w:r>
    </w:p>
    <w:p w14:paraId="4D05B1B7" w14:textId="77777777" w:rsidR="00545CE2" w:rsidRDefault="00545CE2" w:rsidP="00282EBF">
      <w:pPr>
        <w:spacing w:after="0" w:line="360" w:lineRule="auto"/>
        <w:jc w:val="both"/>
        <w:rPr>
          <w:rFonts w:ascii="Arial" w:hAnsi="Arial" w:cs="Arial"/>
          <w:color w:val="000000" w:themeColor="text1"/>
          <w:sz w:val="24"/>
          <w:szCs w:val="24"/>
        </w:rPr>
      </w:pPr>
    </w:p>
    <w:p w14:paraId="4D05B1B8" w14:textId="77777777" w:rsidR="00545CE2" w:rsidRDefault="00545CE2" w:rsidP="00282EBF">
      <w:pPr>
        <w:spacing w:after="0" w:line="360" w:lineRule="auto"/>
        <w:jc w:val="both"/>
        <w:rPr>
          <w:rFonts w:ascii="Arial" w:hAnsi="Arial" w:cs="Arial"/>
          <w:color w:val="000000" w:themeColor="text1"/>
          <w:sz w:val="24"/>
          <w:szCs w:val="24"/>
        </w:rPr>
      </w:pPr>
    </w:p>
    <w:p w14:paraId="555340D8" w14:textId="01F20E93" w:rsidR="004E30CE" w:rsidRDefault="00DF547B" w:rsidP="00282EBF">
      <w:pPr>
        <w:spacing w:after="0" w:line="360" w:lineRule="auto"/>
        <w:jc w:val="both"/>
        <w:rPr>
          <w:rFonts w:ascii="Arial" w:hAnsi="Arial" w:cs="Arial"/>
          <w:b/>
          <w:sz w:val="24"/>
          <w:szCs w:val="24"/>
        </w:rPr>
      </w:pPr>
      <w:r>
        <w:rPr>
          <w:rFonts w:ascii="Arial" w:hAnsi="Arial" w:cs="Arial"/>
          <w:b/>
          <w:sz w:val="24"/>
          <w:szCs w:val="24"/>
        </w:rPr>
        <w:br w:type="page"/>
      </w:r>
    </w:p>
    <w:p w14:paraId="6AC1D220" w14:textId="77777777" w:rsidR="005D46CC" w:rsidRPr="00C52EB7" w:rsidRDefault="005D46CC" w:rsidP="005D46CC">
      <w:pPr>
        <w:spacing w:after="0" w:line="360" w:lineRule="auto"/>
        <w:jc w:val="center"/>
        <w:rPr>
          <w:rFonts w:ascii="Arial" w:hAnsi="Arial" w:cs="Arial"/>
          <w:b/>
          <w:sz w:val="24"/>
          <w:szCs w:val="24"/>
        </w:rPr>
      </w:pPr>
      <w:r w:rsidRPr="00C52EB7">
        <w:rPr>
          <w:rFonts w:ascii="Arial" w:hAnsi="Arial" w:cs="Arial"/>
          <w:b/>
          <w:sz w:val="24"/>
          <w:szCs w:val="24"/>
        </w:rPr>
        <w:lastRenderedPageBreak/>
        <w:t>LISTA DE FIGURAS</w:t>
      </w:r>
    </w:p>
    <w:p w14:paraId="2E61F328" w14:textId="7EEFE9F7" w:rsidR="00835525" w:rsidRPr="00835525" w:rsidRDefault="00835525">
      <w:pPr>
        <w:pStyle w:val="ndicedeilustraes"/>
        <w:tabs>
          <w:tab w:val="right" w:leader="dot" w:pos="9061"/>
        </w:tabs>
        <w:rPr>
          <w:rFonts w:ascii="Arial" w:eastAsiaTheme="minorEastAsia" w:hAnsi="Arial" w:cs="Arial"/>
          <w:noProof/>
          <w:sz w:val="24"/>
          <w:szCs w:val="24"/>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132206693" w:history="1">
        <w:r w:rsidRPr="00835525">
          <w:rPr>
            <w:rStyle w:val="Hyperlink"/>
            <w:rFonts w:ascii="Arial" w:hAnsi="Arial" w:cs="Arial"/>
            <w:b/>
            <w:noProof/>
            <w:sz w:val="24"/>
            <w:szCs w:val="24"/>
          </w:rPr>
          <w:t>Figura 1</w:t>
        </w:r>
        <w:r w:rsidRPr="00835525">
          <w:rPr>
            <w:rStyle w:val="Hyperlink"/>
            <w:rFonts w:ascii="Arial" w:hAnsi="Arial" w:cs="Arial"/>
            <w:noProof/>
            <w:sz w:val="24"/>
            <w:szCs w:val="24"/>
          </w:rPr>
          <w:t xml:space="preserve"> - Cabeçalho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_Toc132206693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15</w:t>
        </w:r>
        <w:r w:rsidRPr="00835525">
          <w:rPr>
            <w:rFonts w:ascii="Arial" w:hAnsi="Arial" w:cs="Arial"/>
            <w:noProof/>
            <w:webHidden/>
            <w:sz w:val="24"/>
            <w:szCs w:val="24"/>
          </w:rPr>
          <w:fldChar w:fldCharType="end"/>
        </w:r>
      </w:hyperlink>
    </w:p>
    <w:p w14:paraId="7EBA139A" w14:textId="3935BD70"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694" w:history="1">
        <w:r w:rsidRPr="00835525">
          <w:rPr>
            <w:rStyle w:val="Hyperlink"/>
            <w:rFonts w:ascii="Arial" w:hAnsi="Arial" w:cs="Arial"/>
            <w:b/>
            <w:noProof/>
            <w:sz w:val="24"/>
            <w:szCs w:val="24"/>
          </w:rPr>
          <w:t>Figura 2</w:t>
        </w:r>
        <w:r w:rsidRPr="00835525">
          <w:rPr>
            <w:rStyle w:val="Hyperlink"/>
            <w:rFonts w:ascii="Arial" w:hAnsi="Arial" w:cs="Arial"/>
            <w:noProof/>
            <w:sz w:val="24"/>
            <w:szCs w:val="24"/>
          </w:rPr>
          <w:t xml:space="preserve"> - Página Categoria</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_Toc132206694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15</w:t>
        </w:r>
        <w:r w:rsidRPr="00835525">
          <w:rPr>
            <w:rFonts w:ascii="Arial" w:hAnsi="Arial" w:cs="Arial"/>
            <w:noProof/>
            <w:webHidden/>
            <w:sz w:val="24"/>
            <w:szCs w:val="24"/>
          </w:rPr>
          <w:fldChar w:fldCharType="end"/>
        </w:r>
      </w:hyperlink>
    </w:p>
    <w:p w14:paraId="438F057D" w14:textId="764BD2CA"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695" w:history="1">
        <w:r w:rsidRPr="00835525">
          <w:rPr>
            <w:rStyle w:val="Hyperlink"/>
            <w:rFonts w:ascii="Arial" w:hAnsi="Arial" w:cs="Arial"/>
            <w:b/>
            <w:noProof/>
            <w:sz w:val="24"/>
            <w:szCs w:val="24"/>
          </w:rPr>
          <w:t>Figura 3</w:t>
        </w:r>
        <w:r w:rsidRPr="00835525">
          <w:rPr>
            <w:rStyle w:val="Hyperlink"/>
            <w:rFonts w:ascii="Arial" w:hAnsi="Arial" w:cs="Arial"/>
            <w:noProof/>
            <w:sz w:val="24"/>
            <w:szCs w:val="24"/>
          </w:rPr>
          <w:t xml:space="preserve"> - Página Cabeçalho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_Toc132206695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16</w:t>
        </w:r>
        <w:r w:rsidRPr="00835525">
          <w:rPr>
            <w:rFonts w:ascii="Arial" w:hAnsi="Arial" w:cs="Arial"/>
            <w:noProof/>
            <w:webHidden/>
            <w:sz w:val="24"/>
            <w:szCs w:val="24"/>
          </w:rPr>
          <w:fldChar w:fldCharType="end"/>
        </w:r>
      </w:hyperlink>
    </w:p>
    <w:p w14:paraId="60D260B4" w14:textId="1BBDFDD3"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696" w:history="1">
        <w:r w:rsidRPr="00835525">
          <w:rPr>
            <w:rStyle w:val="Hyperlink"/>
            <w:rFonts w:ascii="Arial" w:hAnsi="Arial" w:cs="Arial"/>
            <w:b/>
            <w:noProof/>
            <w:sz w:val="24"/>
            <w:szCs w:val="24"/>
          </w:rPr>
          <w:t>Figura 4</w:t>
        </w:r>
        <w:r w:rsidRPr="00835525">
          <w:rPr>
            <w:rStyle w:val="Hyperlink"/>
            <w:rFonts w:ascii="Arial" w:hAnsi="Arial" w:cs="Arial"/>
            <w:noProof/>
            <w:sz w:val="24"/>
            <w:szCs w:val="24"/>
          </w:rPr>
          <w:t xml:space="preserve"> - Página Cabeçalho(Descriçao)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_Toc132206696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16</w:t>
        </w:r>
        <w:r w:rsidRPr="00835525">
          <w:rPr>
            <w:rFonts w:ascii="Arial" w:hAnsi="Arial" w:cs="Arial"/>
            <w:noProof/>
            <w:webHidden/>
            <w:sz w:val="24"/>
            <w:szCs w:val="24"/>
          </w:rPr>
          <w:fldChar w:fldCharType="end"/>
        </w:r>
      </w:hyperlink>
    </w:p>
    <w:p w14:paraId="01D4C07F" w14:textId="24700E21"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697" w:history="1">
        <w:r w:rsidRPr="00835525">
          <w:rPr>
            <w:rStyle w:val="Hyperlink"/>
            <w:rFonts w:ascii="Arial" w:hAnsi="Arial" w:cs="Arial"/>
            <w:b/>
            <w:noProof/>
            <w:sz w:val="24"/>
            <w:szCs w:val="24"/>
          </w:rPr>
          <w:t>Figura 5</w:t>
        </w:r>
        <w:r w:rsidRPr="00835525">
          <w:rPr>
            <w:rStyle w:val="Hyperlink"/>
            <w:rFonts w:ascii="Arial" w:hAnsi="Arial" w:cs="Arial"/>
            <w:noProof/>
            <w:sz w:val="24"/>
            <w:szCs w:val="24"/>
          </w:rPr>
          <w:t xml:space="preserve"> - Página Sobre Nós</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_Toc132206697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17</w:t>
        </w:r>
        <w:r w:rsidRPr="00835525">
          <w:rPr>
            <w:rFonts w:ascii="Arial" w:hAnsi="Arial" w:cs="Arial"/>
            <w:noProof/>
            <w:webHidden/>
            <w:sz w:val="24"/>
            <w:szCs w:val="24"/>
          </w:rPr>
          <w:fldChar w:fldCharType="end"/>
        </w:r>
      </w:hyperlink>
    </w:p>
    <w:p w14:paraId="59E97937" w14:textId="7AFED29B"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698" w:history="1">
        <w:r w:rsidRPr="00835525">
          <w:rPr>
            <w:rStyle w:val="Hyperlink"/>
            <w:rFonts w:ascii="Arial" w:hAnsi="Arial" w:cs="Arial"/>
            <w:b/>
            <w:noProof/>
            <w:sz w:val="24"/>
            <w:szCs w:val="24"/>
          </w:rPr>
          <w:t>Figura 6</w:t>
        </w:r>
        <w:r w:rsidRPr="00835525">
          <w:rPr>
            <w:rStyle w:val="Hyperlink"/>
            <w:rFonts w:ascii="Arial" w:hAnsi="Arial" w:cs="Arial"/>
            <w:noProof/>
            <w:sz w:val="24"/>
            <w:szCs w:val="24"/>
          </w:rPr>
          <w:t xml:space="preserve"> - Seção cabeçalho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_Toc132206698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18</w:t>
        </w:r>
        <w:r w:rsidRPr="00835525">
          <w:rPr>
            <w:rFonts w:ascii="Arial" w:hAnsi="Arial" w:cs="Arial"/>
            <w:noProof/>
            <w:webHidden/>
            <w:sz w:val="24"/>
            <w:szCs w:val="24"/>
          </w:rPr>
          <w:fldChar w:fldCharType="end"/>
        </w:r>
      </w:hyperlink>
    </w:p>
    <w:p w14:paraId="6CDC0BD8" w14:textId="0B2B2B8E"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699" w:history="1">
        <w:r w:rsidRPr="00835525">
          <w:rPr>
            <w:rStyle w:val="Hyperlink"/>
            <w:rFonts w:ascii="Arial" w:hAnsi="Arial" w:cs="Arial"/>
            <w:b/>
            <w:noProof/>
            <w:sz w:val="24"/>
            <w:szCs w:val="24"/>
          </w:rPr>
          <w:t>Figura 7</w:t>
        </w:r>
        <w:r w:rsidRPr="00835525">
          <w:rPr>
            <w:rStyle w:val="Hyperlink"/>
            <w:rFonts w:ascii="Arial" w:hAnsi="Arial" w:cs="Arial"/>
            <w:noProof/>
            <w:sz w:val="24"/>
            <w:szCs w:val="24"/>
          </w:rPr>
          <w:t>- Seção página Início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_Toc132206699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19</w:t>
        </w:r>
        <w:r w:rsidRPr="00835525">
          <w:rPr>
            <w:rFonts w:ascii="Arial" w:hAnsi="Arial" w:cs="Arial"/>
            <w:noProof/>
            <w:webHidden/>
            <w:sz w:val="24"/>
            <w:szCs w:val="24"/>
          </w:rPr>
          <w:fldChar w:fldCharType="end"/>
        </w:r>
      </w:hyperlink>
    </w:p>
    <w:p w14:paraId="50BF5EA5" w14:textId="2363B35F"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0" w:history="1">
        <w:r w:rsidRPr="00835525">
          <w:rPr>
            <w:rStyle w:val="Hyperlink"/>
            <w:rFonts w:ascii="Arial" w:hAnsi="Arial" w:cs="Arial"/>
            <w:b/>
            <w:noProof/>
            <w:sz w:val="24"/>
            <w:szCs w:val="24"/>
          </w:rPr>
          <w:t>Figura 8</w:t>
        </w:r>
        <w:r w:rsidRPr="00835525">
          <w:rPr>
            <w:rStyle w:val="Hyperlink"/>
            <w:rFonts w:ascii="Arial" w:hAnsi="Arial" w:cs="Arial"/>
            <w:noProof/>
            <w:sz w:val="24"/>
            <w:szCs w:val="24"/>
          </w:rPr>
          <w:t xml:space="preserve"> - Seção página Categoria</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_Toc132206700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20</w:t>
        </w:r>
        <w:r w:rsidRPr="00835525">
          <w:rPr>
            <w:rFonts w:ascii="Arial" w:hAnsi="Arial" w:cs="Arial"/>
            <w:noProof/>
            <w:webHidden/>
            <w:sz w:val="24"/>
            <w:szCs w:val="24"/>
          </w:rPr>
          <w:fldChar w:fldCharType="end"/>
        </w:r>
      </w:hyperlink>
    </w:p>
    <w:p w14:paraId="589EBF79" w14:textId="5CCF3427"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1" w:history="1">
        <w:r w:rsidRPr="00835525">
          <w:rPr>
            <w:rStyle w:val="Hyperlink"/>
            <w:rFonts w:ascii="Arial" w:hAnsi="Arial" w:cs="Arial"/>
            <w:b/>
            <w:noProof/>
            <w:sz w:val="24"/>
            <w:szCs w:val="24"/>
          </w:rPr>
          <w:t xml:space="preserve">Figura 9 </w:t>
        </w:r>
        <w:r w:rsidRPr="00835525">
          <w:rPr>
            <w:rStyle w:val="Hyperlink"/>
            <w:rFonts w:ascii="Arial" w:hAnsi="Arial" w:cs="Arial"/>
            <w:noProof/>
            <w:sz w:val="24"/>
            <w:szCs w:val="24"/>
          </w:rPr>
          <w:t>- Seção página Categoria(links na descrição)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_Toc132206701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21</w:t>
        </w:r>
        <w:r w:rsidRPr="00835525">
          <w:rPr>
            <w:rFonts w:ascii="Arial" w:hAnsi="Arial" w:cs="Arial"/>
            <w:noProof/>
            <w:webHidden/>
            <w:sz w:val="24"/>
            <w:szCs w:val="24"/>
          </w:rPr>
          <w:fldChar w:fldCharType="end"/>
        </w:r>
      </w:hyperlink>
    </w:p>
    <w:p w14:paraId="5D24757F" w14:textId="2ACF3440"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2" w:history="1">
        <w:r w:rsidRPr="00835525">
          <w:rPr>
            <w:rStyle w:val="Hyperlink"/>
            <w:rFonts w:ascii="Arial" w:hAnsi="Arial" w:cs="Arial"/>
            <w:b/>
            <w:noProof/>
            <w:sz w:val="24"/>
            <w:szCs w:val="24"/>
          </w:rPr>
          <w:t>Figura 10</w:t>
        </w:r>
        <w:r w:rsidRPr="00835525">
          <w:rPr>
            <w:rStyle w:val="Hyperlink"/>
            <w:rFonts w:ascii="Arial" w:hAnsi="Arial" w:cs="Arial"/>
            <w:noProof/>
            <w:sz w:val="24"/>
            <w:szCs w:val="24"/>
          </w:rPr>
          <w:t xml:space="preserve"> - Seção página Categoria(Formulário)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_Toc132206702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21</w:t>
        </w:r>
        <w:r w:rsidRPr="00835525">
          <w:rPr>
            <w:rFonts w:ascii="Arial" w:hAnsi="Arial" w:cs="Arial"/>
            <w:noProof/>
            <w:webHidden/>
            <w:sz w:val="24"/>
            <w:szCs w:val="24"/>
          </w:rPr>
          <w:fldChar w:fldCharType="end"/>
        </w:r>
      </w:hyperlink>
    </w:p>
    <w:p w14:paraId="5ABC8298" w14:textId="0300DE5B"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3" w:history="1">
        <w:r w:rsidRPr="00835525">
          <w:rPr>
            <w:rStyle w:val="Hyperlink"/>
            <w:rFonts w:ascii="Arial" w:hAnsi="Arial" w:cs="Arial"/>
            <w:b/>
            <w:noProof/>
            <w:sz w:val="24"/>
            <w:szCs w:val="24"/>
          </w:rPr>
          <w:t>Figura 11</w:t>
        </w:r>
        <w:r w:rsidRPr="00835525">
          <w:rPr>
            <w:rStyle w:val="Hyperlink"/>
            <w:rFonts w:ascii="Arial" w:hAnsi="Arial" w:cs="Arial"/>
            <w:noProof/>
            <w:sz w:val="24"/>
            <w:szCs w:val="24"/>
          </w:rPr>
          <w:t xml:space="preserve"> - Seção página Sobre Nós</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_Toc132206703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22</w:t>
        </w:r>
        <w:r w:rsidRPr="00835525">
          <w:rPr>
            <w:rFonts w:ascii="Arial" w:hAnsi="Arial" w:cs="Arial"/>
            <w:noProof/>
            <w:webHidden/>
            <w:sz w:val="24"/>
            <w:szCs w:val="24"/>
          </w:rPr>
          <w:fldChar w:fldCharType="end"/>
        </w:r>
      </w:hyperlink>
    </w:p>
    <w:p w14:paraId="0CEAEBEC" w14:textId="60F26DA7"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4" w:history="1">
        <w:r w:rsidRPr="00835525">
          <w:rPr>
            <w:rStyle w:val="Hyperlink"/>
            <w:rFonts w:ascii="Arial" w:hAnsi="Arial" w:cs="Arial"/>
            <w:b/>
            <w:noProof/>
            <w:sz w:val="24"/>
            <w:szCs w:val="24"/>
          </w:rPr>
          <w:t>Figura 12</w:t>
        </w:r>
        <w:r w:rsidRPr="00835525">
          <w:rPr>
            <w:rStyle w:val="Hyperlink"/>
            <w:rFonts w:ascii="Arial" w:hAnsi="Arial" w:cs="Arial"/>
            <w:noProof/>
            <w:sz w:val="24"/>
            <w:szCs w:val="24"/>
          </w:rPr>
          <w:t xml:space="preserve"> - Seção página Sobre Nós(Formulário)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_Toc132206704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22</w:t>
        </w:r>
        <w:r w:rsidRPr="00835525">
          <w:rPr>
            <w:rFonts w:ascii="Arial" w:hAnsi="Arial" w:cs="Arial"/>
            <w:noProof/>
            <w:webHidden/>
            <w:sz w:val="24"/>
            <w:szCs w:val="24"/>
          </w:rPr>
          <w:fldChar w:fldCharType="end"/>
        </w:r>
      </w:hyperlink>
    </w:p>
    <w:p w14:paraId="2B696306" w14:textId="0D28CD14"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5" w:history="1">
        <w:r w:rsidRPr="00835525">
          <w:rPr>
            <w:rStyle w:val="Hyperlink"/>
            <w:rFonts w:ascii="Arial" w:hAnsi="Arial" w:cs="Arial"/>
            <w:b/>
            <w:noProof/>
            <w:sz w:val="24"/>
            <w:szCs w:val="24"/>
          </w:rPr>
          <w:t>Figura 13</w:t>
        </w:r>
        <w:r w:rsidRPr="00835525">
          <w:rPr>
            <w:rStyle w:val="Hyperlink"/>
            <w:rFonts w:ascii="Arial" w:hAnsi="Arial" w:cs="Arial"/>
            <w:noProof/>
            <w:sz w:val="24"/>
            <w:szCs w:val="24"/>
          </w:rPr>
          <w:t xml:space="preserve"> - Protótipo tela Início</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_Toc132206705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23</w:t>
        </w:r>
        <w:r w:rsidRPr="00835525">
          <w:rPr>
            <w:rFonts w:ascii="Arial" w:hAnsi="Arial" w:cs="Arial"/>
            <w:noProof/>
            <w:webHidden/>
            <w:sz w:val="24"/>
            <w:szCs w:val="24"/>
          </w:rPr>
          <w:fldChar w:fldCharType="end"/>
        </w:r>
      </w:hyperlink>
    </w:p>
    <w:p w14:paraId="0508B00E" w14:textId="35F109D5"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6" w:history="1">
        <w:r w:rsidRPr="00835525">
          <w:rPr>
            <w:rStyle w:val="Hyperlink"/>
            <w:rFonts w:ascii="Arial" w:hAnsi="Arial" w:cs="Arial"/>
            <w:b/>
            <w:noProof/>
            <w:sz w:val="24"/>
            <w:szCs w:val="24"/>
          </w:rPr>
          <w:t>Figura 14</w:t>
        </w:r>
        <w:r w:rsidRPr="00835525">
          <w:rPr>
            <w:rStyle w:val="Hyperlink"/>
            <w:rFonts w:ascii="Arial" w:hAnsi="Arial" w:cs="Arial"/>
            <w:noProof/>
            <w:sz w:val="24"/>
            <w:szCs w:val="24"/>
          </w:rPr>
          <w:t xml:space="preserve"> - Tela de Categoria</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_Toc132206706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23</w:t>
        </w:r>
        <w:r w:rsidRPr="00835525">
          <w:rPr>
            <w:rFonts w:ascii="Arial" w:hAnsi="Arial" w:cs="Arial"/>
            <w:noProof/>
            <w:webHidden/>
            <w:sz w:val="24"/>
            <w:szCs w:val="24"/>
          </w:rPr>
          <w:fldChar w:fldCharType="end"/>
        </w:r>
      </w:hyperlink>
    </w:p>
    <w:p w14:paraId="3956B884" w14:textId="558F6EB0"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7" w:history="1">
        <w:r w:rsidRPr="00835525">
          <w:rPr>
            <w:rStyle w:val="Hyperlink"/>
            <w:rFonts w:ascii="Arial" w:hAnsi="Arial" w:cs="Arial"/>
            <w:b/>
            <w:noProof/>
            <w:sz w:val="24"/>
            <w:szCs w:val="24"/>
          </w:rPr>
          <w:t>Figura 15</w:t>
        </w:r>
        <w:r w:rsidRPr="00835525">
          <w:rPr>
            <w:rStyle w:val="Hyperlink"/>
            <w:rFonts w:ascii="Arial" w:hAnsi="Arial" w:cs="Arial"/>
            <w:noProof/>
            <w:sz w:val="24"/>
            <w:szCs w:val="24"/>
          </w:rPr>
          <w:t xml:space="preserve"> - Sobre Nós</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_Toc132206707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24</w:t>
        </w:r>
        <w:r w:rsidRPr="00835525">
          <w:rPr>
            <w:rFonts w:ascii="Arial" w:hAnsi="Arial" w:cs="Arial"/>
            <w:noProof/>
            <w:webHidden/>
            <w:sz w:val="24"/>
            <w:szCs w:val="24"/>
          </w:rPr>
          <w:fldChar w:fldCharType="end"/>
        </w:r>
      </w:hyperlink>
    </w:p>
    <w:p w14:paraId="4EF178F8" w14:textId="50157ADB" w:rsidR="00835525" w:rsidRPr="00835525" w:rsidRDefault="00835525">
      <w:pPr>
        <w:pStyle w:val="ndicedeilustraes"/>
        <w:tabs>
          <w:tab w:val="right" w:leader="dot" w:pos="9061"/>
        </w:tabs>
        <w:rPr>
          <w:rFonts w:ascii="Arial" w:eastAsiaTheme="minorEastAsia" w:hAnsi="Arial" w:cs="Arial"/>
          <w:noProof/>
          <w:sz w:val="24"/>
          <w:szCs w:val="24"/>
          <w:lang w:eastAsia="pt-BR"/>
        </w:rPr>
      </w:pPr>
      <w:hyperlink w:anchor="_Toc132206708" w:history="1">
        <w:r w:rsidRPr="00835525">
          <w:rPr>
            <w:rStyle w:val="Hyperlink"/>
            <w:rFonts w:ascii="Arial" w:hAnsi="Arial" w:cs="Arial"/>
            <w:b/>
            <w:noProof/>
            <w:sz w:val="24"/>
            <w:szCs w:val="24"/>
          </w:rPr>
          <w:t>Figura 16</w:t>
        </w:r>
        <w:r w:rsidRPr="00835525">
          <w:rPr>
            <w:rStyle w:val="Hyperlink"/>
            <w:rFonts w:ascii="Arial" w:hAnsi="Arial" w:cs="Arial"/>
            <w:noProof/>
            <w:sz w:val="24"/>
            <w:szCs w:val="24"/>
          </w:rPr>
          <w:t xml:space="preserve"> - Sobre Nós parte 2</w:t>
        </w:r>
        <w:r w:rsidRPr="00835525">
          <w:rPr>
            <w:rFonts w:ascii="Arial" w:hAnsi="Arial" w:cs="Arial"/>
            <w:noProof/>
            <w:webHidden/>
            <w:sz w:val="24"/>
            <w:szCs w:val="24"/>
          </w:rPr>
          <w:tab/>
        </w:r>
        <w:r w:rsidRPr="00835525">
          <w:rPr>
            <w:rFonts w:ascii="Arial" w:hAnsi="Arial" w:cs="Arial"/>
            <w:noProof/>
            <w:webHidden/>
            <w:sz w:val="24"/>
            <w:szCs w:val="24"/>
          </w:rPr>
          <w:fldChar w:fldCharType="begin"/>
        </w:r>
        <w:r w:rsidRPr="00835525">
          <w:rPr>
            <w:rFonts w:ascii="Arial" w:hAnsi="Arial" w:cs="Arial"/>
            <w:noProof/>
            <w:webHidden/>
            <w:sz w:val="24"/>
            <w:szCs w:val="24"/>
          </w:rPr>
          <w:instrText xml:space="preserve"> PAGEREF _Toc132206708 \h </w:instrText>
        </w:r>
        <w:r w:rsidRPr="00835525">
          <w:rPr>
            <w:rFonts w:ascii="Arial" w:hAnsi="Arial" w:cs="Arial"/>
            <w:noProof/>
            <w:webHidden/>
            <w:sz w:val="24"/>
            <w:szCs w:val="24"/>
          </w:rPr>
        </w:r>
        <w:r w:rsidRPr="00835525">
          <w:rPr>
            <w:rFonts w:ascii="Arial" w:hAnsi="Arial" w:cs="Arial"/>
            <w:noProof/>
            <w:webHidden/>
            <w:sz w:val="24"/>
            <w:szCs w:val="24"/>
          </w:rPr>
          <w:fldChar w:fldCharType="separate"/>
        </w:r>
        <w:r w:rsidRPr="00835525">
          <w:rPr>
            <w:rFonts w:ascii="Arial" w:hAnsi="Arial" w:cs="Arial"/>
            <w:noProof/>
            <w:webHidden/>
            <w:sz w:val="24"/>
            <w:szCs w:val="24"/>
          </w:rPr>
          <w:t>24</w:t>
        </w:r>
        <w:r w:rsidRPr="00835525">
          <w:rPr>
            <w:rFonts w:ascii="Arial" w:hAnsi="Arial" w:cs="Arial"/>
            <w:noProof/>
            <w:webHidden/>
            <w:sz w:val="24"/>
            <w:szCs w:val="24"/>
          </w:rPr>
          <w:fldChar w:fldCharType="end"/>
        </w:r>
      </w:hyperlink>
    </w:p>
    <w:p w14:paraId="4D05B1D5" w14:textId="6F50E1AB" w:rsidR="00CB6699" w:rsidRDefault="00835525" w:rsidP="00440C7C">
      <w:pPr>
        <w:spacing w:after="0" w:line="360" w:lineRule="auto"/>
        <w:jc w:val="center"/>
        <w:rPr>
          <w:rFonts w:ascii="Arial" w:hAnsi="Arial" w:cs="Arial"/>
          <w:b/>
          <w:sz w:val="24"/>
          <w:szCs w:val="24"/>
        </w:rPr>
      </w:pPr>
      <w:r>
        <w:rPr>
          <w:rFonts w:ascii="Arial" w:hAnsi="Arial" w:cs="Arial"/>
          <w:b/>
          <w:sz w:val="24"/>
          <w:szCs w:val="24"/>
        </w:rPr>
        <w:fldChar w:fldCharType="end"/>
      </w:r>
    </w:p>
    <w:p w14:paraId="2D6F24D4" w14:textId="4261F973" w:rsidR="00A15804" w:rsidRDefault="00A15804" w:rsidP="00A15804">
      <w:pPr>
        <w:spacing w:after="0" w:line="360" w:lineRule="auto"/>
        <w:jc w:val="center"/>
        <w:rPr>
          <w:rFonts w:ascii="Arial" w:hAnsi="Arial" w:cs="Arial"/>
          <w:b/>
          <w:sz w:val="24"/>
          <w:szCs w:val="24"/>
        </w:rPr>
      </w:pPr>
    </w:p>
    <w:p w14:paraId="43AB775C" w14:textId="1FBA4C3F" w:rsidR="00A15804" w:rsidRDefault="00A15804" w:rsidP="00A15804">
      <w:pPr>
        <w:spacing w:after="0" w:line="360" w:lineRule="auto"/>
        <w:jc w:val="center"/>
        <w:rPr>
          <w:rFonts w:ascii="Arial" w:hAnsi="Arial" w:cs="Arial"/>
          <w:b/>
          <w:sz w:val="24"/>
          <w:szCs w:val="24"/>
        </w:rPr>
      </w:pPr>
    </w:p>
    <w:p w14:paraId="490BD079" w14:textId="485A5D53" w:rsidR="00A15804" w:rsidRDefault="00A15804" w:rsidP="00A15804">
      <w:pPr>
        <w:spacing w:after="0" w:line="360" w:lineRule="auto"/>
        <w:jc w:val="center"/>
        <w:rPr>
          <w:rFonts w:ascii="Arial" w:hAnsi="Arial" w:cs="Arial"/>
          <w:b/>
          <w:sz w:val="24"/>
          <w:szCs w:val="24"/>
        </w:rPr>
      </w:pPr>
    </w:p>
    <w:p w14:paraId="4DBB026F" w14:textId="4799599A" w:rsidR="00A15804" w:rsidRDefault="00A15804" w:rsidP="00A15804">
      <w:pPr>
        <w:spacing w:after="0" w:line="360" w:lineRule="auto"/>
        <w:jc w:val="center"/>
        <w:rPr>
          <w:rFonts w:ascii="Arial" w:hAnsi="Arial" w:cs="Arial"/>
          <w:b/>
          <w:sz w:val="24"/>
          <w:szCs w:val="24"/>
        </w:rPr>
      </w:pPr>
    </w:p>
    <w:p w14:paraId="610F5058" w14:textId="68641AF6" w:rsidR="00A15804" w:rsidRDefault="00A15804" w:rsidP="00A15804">
      <w:pPr>
        <w:spacing w:after="0" w:line="360" w:lineRule="auto"/>
        <w:jc w:val="center"/>
        <w:rPr>
          <w:rFonts w:ascii="Arial" w:hAnsi="Arial" w:cs="Arial"/>
          <w:b/>
          <w:sz w:val="24"/>
          <w:szCs w:val="24"/>
        </w:rPr>
      </w:pPr>
    </w:p>
    <w:p w14:paraId="636B2F0C" w14:textId="26340A93" w:rsidR="00A15804" w:rsidRPr="00A15804" w:rsidRDefault="00A15804" w:rsidP="00A15804">
      <w:pPr>
        <w:spacing w:after="0" w:line="360" w:lineRule="auto"/>
        <w:jc w:val="center"/>
        <w:rPr>
          <w:rFonts w:ascii="Arial" w:hAnsi="Arial" w:cs="Arial"/>
          <w:b/>
          <w:sz w:val="24"/>
          <w:szCs w:val="24"/>
          <w:u w:val="single"/>
        </w:rPr>
      </w:pPr>
    </w:p>
    <w:p w14:paraId="3586729C" w14:textId="5C95CBC3" w:rsidR="00A15804" w:rsidRDefault="00A15804" w:rsidP="00A15804">
      <w:pPr>
        <w:spacing w:after="0" w:line="360" w:lineRule="auto"/>
        <w:jc w:val="center"/>
        <w:rPr>
          <w:rFonts w:ascii="Arial" w:hAnsi="Arial" w:cs="Arial"/>
          <w:b/>
          <w:sz w:val="24"/>
          <w:szCs w:val="24"/>
        </w:rPr>
      </w:pPr>
    </w:p>
    <w:p w14:paraId="79B6D1AD" w14:textId="7596D1E1" w:rsidR="00A15804" w:rsidRDefault="00A15804" w:rsidP="00A15804">
      <w:pPr>
        <w:spacing w:after="0" w:line="360" w:lineRule="auto"/>
        <w:jc w:val="center"/>
        <w:rPr>
          <w:rFonts w:ascii="Arial" w:hAnsi="Arial" w:cs="Arial"/>
          <w:b/>
          <w:sz w:val="24"/>
          <w:szCs w:val="24"/>
        </w:rPr>
      </w:pPr>
    </w:p>
    <w:p w14:paraId="35FEA4A4" w14:textId="04FF03D2" w:rsidR="00A15804" w:rsidRDefault="00A15804" w:rsidP="00A15804">
      <w:pPr>
        <w:spacing w:after="0" w:line="360" w:lineRule="auto"/>
        <w:jc w:val="center"/>
        <w:rPr>
          <w:rFonts w:ascii="Arial" w:hAnsi="Arial" w:cs="Arial"/>
          <w:b/>
          <w:sz w:val="24"/>
          <w:szCs w:val="24"/>
        </w:rPr>
      </w:pPr>
    </w:p>
    <w:p w14:paraId="46423368" w14:textId="126975D6" w:rsidR="00A15804" w:rsidRDefault="00A15804" w:rsidP="00A15804">
      <w:pPr>
        <w:spacing w:after="0" w:line="360" w:lineRule="auto"/>
        <w:jc w:val="center"/>
        <w:rPr>
          <w:rFonts w:ascii="Arial" w:hAnsi="Arial" w:cs="Arial"/>
          <w:b/>
          <w:sz w:val="24"/>
          <w:szCs w:val="24"/>
        </w:rPr>
      </w:pPr>
    </w:p>
    <w:p w14:paraId="72DA4757" w14:textId="59474EC6" w:rsidR="00A15804" w:rsidRDefault="00A15804" w:rsidP="00A15804">
      <w:pPr>
        <w:spacing w:after="0" w:line="360" w:lineRule="auto"/>
        <w:jc w:val="center"/>
        <w:rPr>
          <w:rFonts w:ascii="Arial" w:hAnsi="Arial" w:cs="Arial"/>
          <w:b/>
          <w:sz w:val="24"/>
          <w:szCs w:val="24"/>
        </w:rPr>
      </w:pPr>
    </w:p>
    <w:p w14:paraId="1FA5E118" w14:textId="77777777" w:rsidR="00A15804" w:rsidRDefault="00A15804" w:rsidP="00A15804">
      <w:pPr>
        <w:spacing w:after="0" w:line="360" w:lineRule="auto"/>
        <w:jc w:val="center"/>
        <w:rPr>
          <w:rFonts w:ascii="Arial" w:hAnsi="Arial" w:cs="Arial"/>
          <w:sz w:val="24"/>
          <w:szCs w:val="24"/>
        </w:rPr>
      </w:pPr>
    </w:p>
    <w:p w14:paraId="4D05B1D6" w14:textId="77777777" w:rsidR="00CB6699" w:rsidRDefault="00CB6699" w:rsidP="00282EBF">
      <w:pPr>
        <w:spacing w:after="0" w:line="360" w:lineRule="auto"/>
        <w:jc w:val="both"/>
        <w:rPr>
          <w:rFonts w:ascii="Arial" w:hAnsi="Arial" w:cs="Arial"/>
          <w:sz w:val="24"/>
          <w:szCs w:val="24"/>
        </w:rPr>
      </w:pPr>
    </w:p>
    <w:p w14:paraId="4D05B1D7" w14:textId="77777777" w:rsidR="00CB6699" w:rsidRDefault="00CB6699" w:rsidP="00282EBF">
      <w:pPr>
        <w:spacing w:after="0" w:line="360" w:lineRule="auto"/>
        <w:jc w:val="both"/>
        <w:rPr>
          <w:rFonts w:ascii="Arial" w:hAnsi="Arial" w:cs="Arial"/>
          <w:sz w:val="24"/>
          <w:szCs w:val="24"/>
        </w:rPr>
      </w:pPr>
    </w:p>
    <w:p w14:paraId="4D05B1D8" w14:textId="77777777" w:rsidR="00CB6699" w:rsidRDefault="00CB6699" w:rsidP="00282EBF">
      <w:pPr>
        <w:spacing w:after="0" w:line="360" w:lineRule="auto"/>
        <w:jc w:val="both"/>
        <w:rPr>
          <w:rFonts w:ascii="Arial" w:hAnsi="Arial" w:cs="Arial"/>
          <w:sz w:val="24"/>
          <w:szCs w:val="24"/>
        </w:rPr>
      </w:pPr>
    </w:p>
    <w:p w14:paraId="4D05B1D9" w14:textId="77777777" w:rsidR="00CB6699" w:rsidRDefault="00CB6699" w:rsidP="00282EBF">
      <w:pPr>
        <w:spacing w:after="0" w:line="360" w:lineRule="auto"/>
        <w:jc w:val="both"/>
        <w:rPr>
          <w:rFonts w:ascii="Arial" w:hAnsi="Arial" w:cs="Arial"/>
          <w:sz w:val="24"/>
          <w:szCs w:val="24"/>
        </w:rPr>
      </w:pPr>
    </w:p>
    <w:p w14:paraId="4D05B1DF" w14:textId="6316F1DB" w:rsidR="00CB6699" w:rsidRDefault="00CB6699" w:rsidP="00282EBF">
      <w:pPr>
        <w:spacing w:after="0" w:line="360" w:lineRule="auto"/>
        <w:jc w:val="both"/>
        <w:rPr>
          <w:rFonts w:ascii="Arial" w:hAnsi="Arial" w:cs="Arial"/>
          <w:sz w:val="24"/>
          <w:szCs w:val="24"/>
        </w:rPr>
      </w:pPr>
    </w:p>
    <w:p w14:paraId="024957A6" w14:textId="77777777" w:rsidR="00835525" w:rsidRDefault="00835525" w:rsidP="00282EBF">
      <w:pPr>
        <w:spacing w:after="0" w:line="360" w:lineRule="auto"/>
        <w:jc w:val="both"/>
        <w:rPr>
          <w:rFonts w:ascii="Arial" w:hAnsi="Arial" w:cs="Arial"/>
          <w:sz w:val="24"/>
          <w:szCs w:val="24"/>
        </w:rPr>
      </w:pPr>
    </w:p>
    <w:p w14:paraId="4D05B1E0" w14:textId="5D475703" w:rsidR="00CB6699" w:rsidRDefault="00CB6699" w:rsidP="00282EBF">
      <w:pPr>
        <w:spacing w:after="0" w:line="360" w:lineRule="auto"/>
        <w:jc w:val="both"/>
        <w:rPr>
          <w:rFonts w:ascii="Arial" w:hAnsi="Arial" w:cs="Arial"/>
          <w:sz w:val="24"/>
          <w:szCs w:val="24"/>
        </w:rPr>
      </w:pPr>
    </w:p>
    <w:p w14:paraId="14E1F678" w14:textId="6E55AC36" w:rsidR="00E153DF" w:rsidRDefault="00E153DF" w:rsidP="00E153DF">
      <w:pPr>
        <w:spacing w:after="0" w:line="360" w:lineRule="auto"/>
        <w:jc w:val="center"/>
        <w:rPr>
          <w:rFonts w:ascii="Arial" w:hAnsi="Arial" w:cs="Arial"/>
          <w:b/>
          <w:sz w:val="24"/>
          <w:szCs w:val="24"/>
        </w:rPr>
      </w:pPr>
      <w:r w:rsidRPr="00E153DF">
        <w:rPr>
          <w:rFonts w:ascii="Arial" w:hAnsi="Arial" w:cs="Arial"/>
          <w:b/>
          <w:sz w:val="24"/>
          <w:szCs w:val="24"/>
        </w:rPr>
        <w:lastRenderedPageBreak/>
        <w:t>LISTA DE TABELAS</w:t>
      </w:r>
    </w:p>
    <w:p w14:paraId="66DB3624" w14:textId="0692E558" w:rsidR="00E153DF" w:rsidRPr="00E153DF" w:rsidRDefault="00E153DF">
      <w:pPr>
        <w:pStyle w:val="ndicedeilustraes"/>
        <w:tabs>
          <w:tab w:val="right" w:leader="dot" w:pos="9061"/>
        </w:tabs>
        <w:rPr>
          <w:rFonts w:ascii="Arial" w:eastAsiaTheme="minorEastAsia" w:hAnsi="Arial" w:cs="Arial"/>
          <w:noProof/>
          <w:sz w:val="24"/>
          <w:szCs w:val="24"/>
          <w:lang w:eastAsia="pt-BR"/>
        </w:rPr>
      </w:pPr>
      <w:r w:rsidRPr="00E153DF">
        <w:rPr>
          <w:rFonts w:ascii="Arial" w:hAnsi="Arial" w:cs="Arial"/>
          <w:b/>
          <w:sz w:val="24"/>
          <w:szCs w:val="24"/>
        </w:rPr>
        <w:fldChar w:fldCharType="begin"/>
      </w:r>
      <w:r w:rsidRPr="00E153DF">
        <w:rPr>
          <w:rFonts w:ascii="Arial" w:hAnsi="Arial" w:cs="Arial"/>
          <w:b/>
          <w:sz w:val="24"/>
          <w:szCs w:val="24"/>
        </w:rPr>
        <w:instrText xml:space="preserve"> TOC \h \z \c "Tabela" </w:instrText>
      </w:r>
      <w:r w:rsidRPr="00E153DF">
        <w:rPr>
          <w:rFonts w:ascii="Arial" w:hAnsi="Arial" w:cs="Arial"/>
          <w:b/>
          <w:sz w:val="24"/>
          <w:szCs w:val="24"/>
        </w:rPr>
        <w:fldChar w:fldCharType="separate"/>
      </w:r>
      <w:hyperlink w:anchor="_Toc132204949" w:history="1">
        <w:r w:rsidRPr="00E153DF">
          <w:rPr>
            <w:rStyle w:val="Hyperlink"/>
            <w:rFonts w:ascii="Arial" w:hAnsi="Arial" w:cs="Arial"/>
            <w:b/>
            <w:noProof/>
            <w:sz w:val="24"/>
            <w:szCs w:val="24"/>
          </w:rPr>
          <w:t>Tabela 1</w:t>
        </w:r>
        <w:r w:rsidRPr="00E153DF">
          <w:rPr>
            <w:rStyle w:val="Hyperlink"/>
            <w:rFonts w:ascii="Arial" w:hAnsi="Arial" w:cs="Arial"/>
            <w:noProof/>
            <w:sz w:val="24"/>
            <w:szCs w:val="24"/>
          </w:rPr>
          <w:t xml:space="preserve"> - Requisitos do cabeçalho</w:t>
        </w:r>
        <w:r w:rsidRPr="00E153DF">
          <w:rPr>
            <w:rFonts w:ascii="Arial" w:hAnsi="Arial" w:cs="Arial"/>
            <w:noProof/>
            <w:webHidden/>
            <w:sz w:val="24"/>
            <w:szCs w:val="24"/>
          </w:rPr>
          <w:tab/>
        </w:r>
        <w:r w:rsidRPr="00E153DF">
          <w:rPr>
            <w:rFonts w:ascii="Arial" w:hAnsi="Arial" w:cs="Arial"/>
            <w:noProof/>
            <w:webHidden/>
            <w:sz w:val="24"/>
            <w:szCs w:val="24"/>
          </w:rPr>
          <w:fldChar w:fldCharType="begin"/>
        </w:r>
        <w:r w:rsidRPr="00E153DF">
          <w:rPr>
            <w:rFonts w:ascii="Arial" w:hAnsi="Arial" w:cs="Arial"/>
            <w:noProof/>
            <w:webHidden/>
            <w:sz w:val="24"/>
            <w:szCs w:val="24"/>
          </w:rPr>
          <w:instrText xml:space="preserve"> PAGEREF _Toc132204949 \h </w:instrText>
        </w:r>
        <w:r w:rsidRPr="00E153DF">
          <w:rPr>
            <w:rFonts w:ascii="Arial" w:hAnsi="Arial" w:cs="Arial"/>
            <w:noProof/>
            <w:webHidden/>
            <w:sz w:val="24"/>
            <w:szCs w:val="24"/>
          </w:rPr>
        </w:r>
        <w:r w:rsidRPr="00E153DF">
          <w:rPr>
            <w:rFonts w:ascii="Arial" w:hAnsi="Arial" w:cs="Arial"/>
            <w:noProof/>
            <w:webHidden/>
            <w:sz w:val="24"/>
            <w:szCs w:val="24"/>
          </w:rPr>
          <w:fldChar w:fldCharType="separate"/>
        </w:r>
        <w:r w:rsidRPr="00E153DF">
          <w:rPr>
            <w:rFonts w:ascii="Arial" w:hAnsi="Arial" w:cs="Arial"/>
            <w:noProof/>
            <w:webHidden/>
            <w:sz w:val="24"/>
            <w:szCs w:val="24"/>
          </w:rPr>
          <w:t>13</w:t>
        </w:r>
        <w:r w:rsidRPr="00E153DF">
          <w:rPr>
            <w:rFonts w:ascii="Arial" w:hAnsi="Arial" w:cs="Arial"/>
            <w:noProof/>
            <w:webHidden/>
            <w:sz w:val="24"/>
            <w:szCs w:val="24"/>
          </w:rPr>
          <w:fldChar w:fldCharType="end"/>
        </w:r>
      </w:hyperlink>
    </w:p>
    <w:p w14:paraId="02B8EC5B" w14:textId="040649A6" w:rsidR="00E153DF" w:rsidRPr="00E153DF" w:rsidRDefault="00E153DF">
      <w:pPr>
        <w:pStyle w:val="ndicedeilustraes"/>
        <w:tabs>
          <w:tab w:val="right" w:leader="dot" w:pos="9061"/>
        </w:tabs>
        <w:rPr>
          <w:rFonts w:ascii="Arial" w:eastAsiaTheme="minorEastAsia" w:hAnsi="Arial" w:cs="Arial"/>
          <w:noProof/>
          <w:sz w:val="24"/>
          <w:szCs w:val="24"/>
          <w:lang w:eastAsia="pt-BR"/>
        </w:rPr>
      </w:pPr>
      <w:hyperlink w:anchor="_Toc132204950" w:history="1">
        <w:r w:rsidRPr="00E153DF">
          <w:rPr>
            <w:rStyle w:val="Hyperlink"/>
            <w:rFonts w:ascii="Arial" w:hAnsi="Arial" w:cs="Arial"/>
            <w:b/>
            <w:noProof/>
            <w:sz w:val="24"/>
            <w:szCs w:val="24"/>
          </w:rPr>
          <w:t>Tabela 2</w:t>
        </w:r>
        <w:r w:rsidRPr="00E153DF">
          <w:rPr>
            <w:rStyle w:val="Hyperlink"/>
            <w:rFonts w:ascii="Arial" w:hAnsi="Arial" w:cs="Arial"/>
            <w:noProof/>
            <w:sz w:val="24"/>
            <w:szCs w:val="24"/>
          </w:rPr>
          <w:t xml:space="preserve"> - Requisitos página Início</w:t>
        </w:r>
        <w:r w:rsidRPr="00E153DF">
          <w:rPr>
            <w:rFonts w:ascii="Arial" w:hAnsi="Arial" w:cs="Arial"/>
            <w:noProof/>
            <w:webHidden/>
            <w:sz w:val="24"/>
            <w:szCs w:val="24"/>
          </w:rPr>
          <w:tab/>
        </w:r>
        <w:r w:rsidRPr="00E153DF">
          <w:rPr>
            <w:rFonts w:ascii="Arial" w:hAnsi="Arial" w:cs="Arial"/>
            <w:noProof/>
            <w:webHidden/>
            <w:sz w:val="24"/>
            <w:szCs w:val="24"/>
          </w:rPr>
          <w:fldChar w:fldCharType="begin"/>
        </w:r>
        <w:r w:rsidRPr="00E153DF">
          <w:rPr>
            <w:rFonts w:ascii="Arial" w:hAnsi="Arial" w:cs="Arial"/>
            <w:noProof/>
            <w:webHidden/>
            <w:sz w:val="24"/>
            <w:szCs w:val="24"/>
          </w:rPr>
          <w:instrText xml:space="preserve"> PAGEREF _Toc132204950 \h </w:instrText>
        </w:r>
        <w:r w:rsidRPr="00E153DF">
          <w:rPr>
            <w:rFonts w:ascii="Arial" w:hAnsi="Arial" w:cs="Arial"/>
            <w:noProof/>
            <w:webHidden/>
            <w:sz w:val="24"/>
            <w:szCs w:val="24"/>
          </w:rPr>
        </w:r>
        <w:r w:rsidRPr="00E153DF">
          <w:rPr>
            <w:rFonts w:ascii="Arial" w:hAnsi="Arial" w:cs="Arial"/>
            <w:noProof/>
            <w:webHidden/>
            <w:sz w:val="24"/>
            <w:szCs w:val="24"/>
          </w:rPr>
          <w:fldChar w:fldCharType="separate"/>
        </w:r>
        <w:r w:rsidRPr="00E153DF">
          <w:rPr>
            <w:rFonts w:ascii="Arial" w:hAnsi="Arial" w:cs="Arial"/>
            <w:noProof/>
            <w:webHidden/>
            <w:sz w:val="24"/>
            <w:szCs w:val="24"/>
          </w:rPr>
          <w:t>13</w:t>
        </w:r>
        <w:r w:rsidRPr="00E153DF">
          <w:rPr>
            <w:rFonts w:ascii="Arial" w:hAnsi="Arial" w:cs="Arial"/>
            <w:noProof/>
            <w:webHidden/>
            <w:sz w:val="24"/>
            <w:szCs w:val="24"/>
          </w:rPr>
          <w:fldChar w:fldCharType="end"/>
        </w:r>
      </w:hyperlink>
    </w:p>
    <w:p w14:paraId="0B501A68" w14:textId="1D02B0CF" w:rsidR="00E153DF" w:rsidRPr="00E153DF" w:rsidRDefault="00E153DF">
      <w:pPr>
        <w:pStyle w:val="ndicedeilustraes"/>
        <w:tabs>
          <w:tab w:val="right" w:leader="dot" w:pos="9061"/>
        </w:tabs>
        <w:rPr>
          <w:rFonts w:ascii="Arial" w:eastAsiaTheme="minorEastAsia" w:hAnsi="Arial" w:cs="Arial"/>
          <w:noProof/>
          <w:sz w:val="24"/>
          <w:szCs w:val="24"/>
          <w:lang w:eastAsia="pt-BR"/>
        </w:rPr>
      </w:pPr>
      <w:hyperlink w:anchor="_Toc132204951" w:history="1">
        <w:r w:rsidRPr="00E153DF">
          <w:rPr>
            <w:rStyle w:val="Hyperlink"/>
            <w:rFonts w:ascii="Arial" w:hAnsi="Arial" w:cs="Arial"/>
            <w:b/>
            <w:noProof/>
            <w:sz w:val="24"/>
            <w:szCs w:val="24"/>
          </w:rPr>
          <w:t>Tabela 3</w:t>
        </w:r>
        <w:r w:rsidRPr="00E153DF">
          <w:rPr>
            <w:rStyle w:val="Hyperlink"/>
            <w:rFonts w:ascii="Arial" w:hAnsi="Arial" w:cs="Arial"/>
            <w:noProof/>
            <w:sz w:val="24"/>
            <w:szCs w:val="24"/>
          </w:rPr>
          <w:t xml:space="preserve"> - Requisitos da página de Categoria</w:t>
        </w:r>
        <w:r w:rsidRPr="00E153DF">
          <w:rPr>
            <w:rFonts w:ascii="Arial" w:hAnsi="Arial" w:cs="Arial"/>
            <w:noProof/>
            <w:webHidden/>
            <w:sz w:val="24"/>
            <w:szCs w:val="24"/>
          </w:rPr>
          <w:tab/>
        </w:r>
        <w:r w:rsidRPr="00E153DF">
          <w:rPr>
            <w:rFonts w:ascii="Arial" w:hAnsi="Arial" w:cs="Arial"/>
            <w:noProof/>
            <w:webHidden/>
            <w:sz w:val="24"/>
            <w:szCs w:val="24"/>
          </w:rPr>
          <w:fldChar w:fldCharType="begin"/>
        </w:r>
        <w:r w:rsidRPr="00E153DF">
          <w:rPr>
            <w:rFonts w:ascii="Arial" w:hAnsi="Arial" w:cs="Arial"/>
            <w:noProof/>
            <w:webHidden/>
            <w:sz w:val="24"/>
            <w:szCs w:val="24"/>
          </w:rPr>
          <w:instrText xml:space="preserve"> PAGEREF _Toc132204951 \h </w:instrText>
        </w:r>
        <w:r w:rsidRPr="00E153DF">
          <w:rPr>
            <w:rFonts w:ascii="Arial" w:hAnsi="Arial" w:cs="Arial"/>
            <w:noProof/>
            <w:webHidden/>
            <w:sz w:val="24"/>
            <w:szCs w:val="24"/>
          </w:rPr>
        </w:r>
        <w:r w:rsidRPr="00E153DF">
          <w:rPr>
            <w:rFonts w:ascii="Arial" w:hAnsi="Arial" w:cs="Arial"/>
            <w:noProof/>
            <w:webHidden/>
            <w:sz w:val="24"/>
            <w:szCs w:val="24"/>
          </w:rPr>
          <w:fldChar w:fldCharType="separate"/>
        </w:r>
        <w:r w:rsidRPr="00E153DF">
          <w:rPr>
            <w:rFonts w:ascii="Arial" w:hAnsi="Arial" w:cs="Arial"/>
            <w:noProof/>
            <w:webHidden/>
            <w:sz w:val="24"/>
            <w:szCs w:val="24"/>
          </w:rPr>
          <w:t>13</w:t>
        </w:r>
        <w:r w:rsidRPr="00E153DF">
          <w:rPr>
            <w:rFonts w:ascii="Arial" w:hAnsi="Arial" w:cs="Arial"/>
            <w:noProof/>
            <w:webHidden/>
            <w:sz w:val="24"/>
            <w:szCs w:val="24"/>
          </w:rPr>
          <w:fldChar w:fldCharType="end"/>
        </w:r>
      </w:hyperlink>
    </w:p>
    <w:p w14:paraId="1B11B5DE" w14:textId="58711E8B" w:rsidR="00E153DF" w:rsidRPr="00E153DF" w:rsidRDefault="00E153DF">
      <w:pPr>
        <w:pStyle w:val="ndicedeilustraes"/>
        <w:tabs>
          <w:tab w:val="right" w:leader="dot" w:pos="9061"/>
        </w:tabs>
        <w:rPr>
          <w:rFonts w:ascii="Arial" w:eastAsiaTheme="minorEastAsia" w:hAnsi="Arial" w:cs="Arial"/>
          <w:noProof/>
          <w:sz w:val="24"/>
          <w:szCs w:val="24"/>
          <w:lang w:eastAsia="pt-BR"/>
        </w:rPr>
      </w:pPr>
      <w:hyperlink w:anchor="_Toc132204952" w:history="1">
        <w:r w:rsidRPr="00E153DF">
          <w:rPr>
            <w:rStyle w:val="Hyperlink"/>
            <w:rFonts w:ascii="Arial" w:hAnsi="Arial" w:cs="Arial"/>
            <w:b/>
            <w:noProof/>
            <w:sz w:val="24"/>
            <w:szCs w:val="24"/>
          </w:rPr>
          <w:t>Tabela 4</w:t>
        </w:r>
        <w:r w:rsidRPr="00E153DF">
          <w:rPr>
            <w:rStyle w:val="Hyperlink"/>
            <w:rFonts w:ascii="Arial" w:hAnsi="Arial" w:cs="Arial"/>
            <w:noProof/>
            <w:sz w:val="24"/>
            <w:szCs w:val="24"/>
          </w:rPr>
          <w:t xml:space="preserve"> - Requisitos página Sobre Nós</w:t>
        </w:r>
        <w:r w:rsidRPr="00E153DF">
          <w:rPr>
            <w:rFonts w:ascii="Arial" w:hAnsi="Arial" w:cs="Arial"/>
            <w:noProof/>
            <w:webHidden/>
            <w:sz w:val="24"/>
            <w:szCs w:val="24"/>
          </w:rPr>
          <w:tab/>
        </w:r>
        <w:r w:rsidRPr="00E153DF">
          <w:rPr>
            <w:rFonts w:ascii="Arial" w:hAnsi="Arial" w:cs="Arial"/>
            <w:noProof/>
            <w:webHidden/>
            <w:sz w:val="24"/>
            <w:szCs w:val="24"/>
          </w:rPr>
          <w:fldChar w:fldCharType="begin"/>
        </w:r>
        <w:r w:rsidRPr="00E153DF">
          <w:rPr>
            <w:rFonts w:ascii="Arial" w:hAnsi="Arial" w:cs="Arial"/>
            <w:noProof/>
            <w:webHidden/>
            <w:sz w:val="24"/>
            <w:szCs w:val="24"/>
          </w:rPr>
          <w:instrText xml:space="preserve"> PAGEREF _Toc132204952 \h </w:instrText>
        </w:r>
        <w:r w:rsidRPr="00E153DF">
          <w:rPr>
            <w:rFonts w:ascii="Arial" w:hAnsi="Arial" w:cs="Arial"/>
            <w:noProof/>
            <w:webHidden/>
            <w:sz w:val="24"/>
            <w:szCs w:val="24"/>
          </w:rPr>
        </w:r>
        <w:r w:rsidRPr="00E153DF">
          <w:rPr>
            <w:rFonts w:ascii="Arial" w:hAnsi="Arial" w:cs="Arial"/>
            <w:noProof/>
            <w:webHidden/>
            <w:sz w:val="24"/>
            <w:szCs w:val="24"/>
          </w:rPr>
          <w:fldChar w:fldCharType="separate"/>
        </w:r>
        <w:r w:rsidRPr="00E153DF">
          <w:rPr>
            <w:rFonts w:ascii="Arial" w:hAnsi="Arial" w:cs="Arial"/>
            <w:noProof/>
            <w:webHidden/>
            <w:sz w:val="24"/>
            <w:szCs w:val="24"/>
          </w:rPr>
          <w:t>14</w:t>
        </w:r>
        <w:r w:rsidRPr="00E153DF">
          <w:rPr>
            <w:rFonts w:ascii="Arial" w:hAnsi="Arial" w:cs="Arial"/>
            <w:noProof/>
            <w:webHidden/>
            <w:sz w:val="24"/>
            <w:szCs w:val="24"/>
          </w:rPr>
          <w:fldChar w:fldCharType="end"/>
        </w:r>
      </w:hyperlink>
    </w:p>
    <w:p w14:paraId="117AC4F5" w14:textId="76BB4297" w:rsidR="00E153DF" w:rsidRPr="00E153DF" w:rsidRDefault="00E153DF">
      <w:pPr>
        <w:pStyle w:val="ndicedeilustraes"/>
        <w:tabs>
          <w:tab w:val="right" w:leader="dot" w:pos="9061"/>
        </w:tabs>
        <w:rPr>
          <w:rFonts w:ascii="Arial" w:eastAsiaTheme="minorEastAsia" w:hAnsi="Arial" w:cs="Arial"/>
          <w:noProof/>
          <w:sz w:val="24"/>
          <w:szCs w:val="24"/>
          <w:lang w:eastAsia="pt-BR"/>
        </w:rPr>
      </w:pPr>
      <w:hyperlink w:anchor="_Toc132204953" w:history="1">
        <w:r w:rsidRPr="00E153DF">
          <w:rPr>
            <w:rStyle w:val="Hyperlink"/>
            <w:rFonts w:ascii="Arial" w:hAnsi="Arial" w:cs="Arial"/>
            <w:b/>
            <w:noProof/>
            <w:sz w:val="24"/>
            <w:szCs w:val="24"/>
          </w:rPr>
          <w:t>Tabela 5</w:t>
        </w:r>
        <w:r w:rsidRPr="00E153DF">
          <w:rPr>
            <w:rStyle w:val="Hyperlink"/>
            <w:rFonts w:ascii="Arial" w:hAnsi="Arial" w:cs="Arial"/>
            <w:noProof/>
            <w:sz w:val="24"/>
            <w:szCs w:val="24"/>
          </w:rPr>
          <w:t xml:space="preserve"> - Requisitos página Sobre Nós</w:t>
        </w:r>
        <w:r w:rsidRPr="00E153DF">
          <w:rPr>
            <w:rFonts w:ascii="Arial" w:hAnsi="Arial" w:cs="Arial"/>
            <w:noProof/>
            <w:webHidden/>
            <w:sz w:val="24"/>
            <w:szCs w:val="24"/>
          </w:rPr>
          <w:tab/>
        </w:r>
        <w:r w:rsidRPr="00E153DF">
          <w:rPr>
            <w:rFonts w:ascii="Arial" w:hAnsi="Arial" w:cs="Arial"/>
            <w:noProof/>
            <w:webHidden/>
            <w:sz w:val="24"/>
            <w:szCs w:val="24"/>
          </w:rPr>
          <w:fldChar w:fldCharType="begin"/>
        </w:r>
        <w:r w:rsidRPr="00E153DF">
          <w:rPr>
            <w:rFonts w:ascii="Arial" w:hAnsi="Arial" w:cs="Arial"/>
            <w:noProof/>
            <w:webHidden/>
            <w:sz w:val="24"/>
            <w:szCs w:val="24"/>
          </w:rPr>
          <w:instrText xml:space="preserve"> PAGEREF _Toc132204953 \h </w:instrText>
        </w:r>
        <w:r w:rsidRPr="00E153DF">
          <w:rPr>
            <w:rFonts w:ascii="Arial" w:hAnsi="Arial" w:cs="Arial"/>
            <w:noProof/>
            <w:webHidden/>
            <w:sz w:val="24"/>
            <w:szCs w:val="24"/>
          </w:rPr>
        </w:r>
        <w:r w:rsidRPr="00E153DF">
          <w:rPr>
            <w:rFonts w:ascii="Arial" w:hAnsi="Arial" w:cs="Arial"/>
            <w:noProof/>
            <w:webHidden/>
            <w:sz w:val="24"/>
            <w:szCs w:val="24"/>
          </w:rPr>
          <w:fldChar w:fldCharType="separate"/>
        </w:r>
        <w:r w:rsidRPr="00E153DF">
          <w:rPr>
            <w:rFonts w:ascii="Arial" w:hAnsi="Arial" w:cs="Arial"/>
            <w:noProof/>
            <w:webHidden/>
            <w:sz w:val="24"/>
            <w:szCs w:val="24"/>
          </w:rPr>
          <w:t>14</w:t>
        </w:r>
        <w:r w:rsidRPr="00E153DF">
          <w:rPr>
            <w:rFonts w:ascii="Arial" w:hAnsi="Arial" w:cs="Arial"/>
            <w:noProof/>
            <w:webHidden/>
            <w:sz w:val="24"/>
            <w:szCs w:val="24"/>
          </w:rPr>
          <w:fldChar w:fldCharType="end"/>
        </w:r>
      </w:hyperlink>
    </w:p>
    <w:p w14:paraId="67BC911F" w14:textId="6C9F8A4C" w:rsidR="00E153DF" w:rsidRPr="00E153DF" w:rsidRDefault="00E153DF" w:rsidP="00E153DF">
      <w:pPr>
        <w:spacing w:after="0" w:line="360" w:lineRule="auto"/>
        <w:jc w:val="center"/>
        <w:rPr>
          <w:rFonts w:ascii="Arial" w:hAnsi="Arial" w:cs="Arial"/>
          <w:b/>
          <w:sz w:val="24"/>
          <w:szCs w:val="24"/>
        </w:rPr>
      </w:pPr>
      <w:r w:rsidRPr="00E153DF">
        <w:rPr>
          <w:rFonts w:ascii="Arial" w:hAnsi="Arial" w:cs="Arial"/>
          <w:b/>
          <w:sz w:val="24"/>
          <w:szCs w:val="24"/>
        </w:rPr>
        <w:fldChar w:fldCharType="end"/>
      </w:r>
    </w:p>
    <w:p w14:paraId="4D05B1E1" w14:textId="77777777" w:rsidR="00CB6699" w:rsidRDefault="00CB6699" w:rsidP="00282EBF">
      <w:pPr>
        <w:spacing w:after="0" w:line="360" w:lineRule="auto"/>
        <w:jc w:val="both"/>
        <w:rPr>
          <w:rFonts w:ascii="Arial" w:hAnsi="Arial" w:cs="Arial"/>
          <w:sz w:val="24"/>
          <w:szCs w:val="24"/>
        </w:rPr>
      </w:pPr>
    </w:p>
    <w:p w14:paraId="4D05B1E2" w14:textId="77777777" w:rsidR="00CB6699" w:rsidRDefault="00CB6699" w:rsidP="00282EBF">
      <w:pPr>
        <w:spacing w:after="0" w:line="360" w:lineRule="auto"/>
        <w:jc w:val="both"/>
        <w:rPr>
          <w:rFonts w:ascii="Arial" w:hAnsi="Arial" w:cs="Arial"/>
          <w:sz w:val="24"/>
          <w:szCs w:val="24"/>
        </w:rPr>
      </w:pPr>
    </w:p>
    <w:p w14:paraId="4D05B1E3" w14:textId="77777777" w:rsidR="00CB6699" w:rsidRPr="005D46CC" w:rsidRDefault="00CB6699" w:rsidP="00282EBF">
      <w:pPr>
        <w:spacing w:after="0" w:line="360" w:lineRule="auto"/>
        <w:jc w:val="both"/>
        <w:rPr>
          <w:rFonts w:ascii="Arial" w:hAnsi="Arial" w:cs="Arial"/>
          <w:sz w:val="24"/>
          <w:szCs w:val="24"/>
          <w:u w:val="single"/>
        </w:rPr>
      </w:pPr>
    </w:p>
    <w:p w14:paraId="4D05B1E4" w14:textId="77777777" w:rsidR="00CB6699" w:rsidRDefault="00CB6699" w:rsidP="00282EBF">
      <w:pPr>
        <w:spacing w:after="0" w:line="360" w:lineRule="auto"/>
        <w:jc w:val="both"/>
        <w:rPr>
          <w:rFonts w:ascii="Arial" w:hAnsi="Arial" w:cs="Arial"/>
          <w:sz w:val="24"/>
          <w:szCs w:val="24"/>
        </w:rPr>
      </w:pPr>
    </w:p>
    <w:p w14:paraId="4D05B1E6" w14:textId="4658F1F6" w:rsidR="00CB6699" w:rsidRDefault="00CB6699" w:rsidP="005D46CC">
      <w:pPr>
        <w:spacing w:after="0" w:line="360" w:lineRule="auto"/>
        <w:jc w:val="both"/>
        <w:rPr>
          <w:rFonts w:ascii="Arial" w:hAnsi="Arial" w:cs="Arial"/>
          <w:sz w:val="24"/>
          <w:szCs w:val="24"/>
        </w:rPr>
      </w:pPr>
    </w:p>
    <w:p w14:paraId="4D05B1E7" w14:textId="77777777" w:rsidR="00CB6699" w:rsidRDefault="00CB6699" w:rsidP="00282EBF">
      <w:pPr>
        <w:spacing w:after="0" w:line="360" w:lineRule="auto"/>
        <w:jc w:val="both"/>
        <w:rPr>
          <w:rFonts w:ascii="Arial" w:hAnsi="Arial" w:cs="Arial"/>
          <w:sz w:val="24"/>
          <w:szCs w:val="24"/>
        </w:rPr>
      </w:pPr>
    </w:p>
    <w:p w14:paraId="4D05B1E8" w14:textId="77777777" w:rsidR="00CB6699" w:rsidRDefault="00CB6699" w:rsidP="00282EBF">
      <w:pPr>
        <w:spacing w:after="0" w:line="360" w:lineRule="auto"/>
        <w:jc w:val="both"/>
        <w:rPr>
          <w:rFonts w:ascii="Arial" w:hAnsi="Arial" w:cs="Arial"/>
          <w:sz w:val="24"/>
          <w:szCs w:val="24"/>
        </w:rPr>
      </w:pPr>
    </w:p>
    <w:p w14:paraId="4D05B1EA" w14:textId="52B41CCC" w:rsidR="00CB6699" w:rsidRDefault="00434164" w:rsidP="00835525">
      <w:pPr>
        <w:spacing w:after="0" w:line="360" w:lineRule="auto"/>
        <w:rPr>
          <w:rFonts w:ascii="Arial" w:hAnsi="Arial" w:cs="Arial"/>
          <w:sz w:val="24"/>
          <w:szCs w:val="24"/>
        </w:rPr>
      </w:pPr>
      <w:r>
        <w:rPr>
          <w:rFonts w:ascii="Arial" w:hAnsi="Arial" w:cs="Arial"/>
          <w:sz w:val="24"/>
          <w:szCs w:val="24"/>
        </w:rPr>
        <w:br w:type="page"/>
      </w:r>
    </w:p>
    <w:sdt>
      <w:sdtPr>
        <w:id w:val="-67064607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104B9C6" w14:textId="431A88EC" w:rsidR="00E65067" w:rsidRPr="00C467F2" w:rsidRDefault="00E65067" w:rsidP="00C467F2">
          <w:pPr>
            <w:pStyle w:val="CabealhodoSumrio"/>
            <w:jc w:val="center"/>
            <w:rPr>
              <w:rFonts w:ascii="Arial" w:hAnsi="Arial" w:cs="Arial"/>
              <w:b/>
              <w:color w:val="auto"/>
              <w:sz w:val="24"/>
              <w:szCs w:val="24"/>
            </w:rPr>
          </w:pPr>
          <w:r w:rsidRPr="00C467F2">
            <w:rPr>
              <w:rFonts w:ascii="Arial" w:hAnsi="Arial" w:cs="Arial"/>
              <w:b/>
              <w:color w:val="auto"/>
              <w:sz w:val="24"/>
              <w:szCs w:val="24"/>
            </w:rPr>
            <w:t>Sumário</w:t>
          </w:r>
        </w:p>
        <w:p w14:paraId="7A532989" w14:textId="57FD36DB" w:rsidR="00C467F2" w:rsidRDefault="00E65067">
          <w:pPr>
            <w:pStyle w:val="Sumrio1"/>
            <w:rPr>
              <w:rFonts w:asciiTheme="minorHAnsi" w:eastAsiaTheme="minorEastAsia" w:hAnsiTheme="minorHAnsi" w:cstheme="minorBidi"/>
              <w:b w:val="0"/>
              <w:sz w:val="22"/>
              <w:szCs w:val="22"/>
              <w:lang w:eastAsia="pt-BR"/>
            </w:rPr>
          </w:pPr>
          <w:r>
            <w:fldChar w:fldCharType="begin"/>
          </w:r>
          <w:r>
            <w:instrText xml:space="preserve"> TOC \o "1-3" \h \z \u </w:instrText>
          </w:r>
          <w:r>
            <w:fldChar w:fldCharType="separate"/>
          </w:r>
          <w:hyperlink w:anchor="_Toc132208063" w:history="1">
            <w:r w:rsidR="00C467F2" w:rsidRPr="005F00C1">
              <w:rPr>
                <w:rStyle w:val="Hyperlink"/>
              </w:rPr>
              <w:t xml:space="preserve">1 </w:t>
            </w:r>
            <w:r w:rsidR="00C467F2" w:rsidRPr="00C467F2">
              <w:rPr>
                <w:rStyle w:val="Hyperlink"/>
                <w:u w:val="none"/>
              </w:rPr>
              <w:t>INTRODUÇÃO</w:t>
            </w:r>
            <w:r w:rsidR="00C467F2">
              <w:rPr>
                <w:webHidden/>
              </w:rPr>
              <w:tab/>
            </w:r>
            <w:r w:rsidR="00C467F2">
              <w:rPr>
                <w:webHidden/>
              </w:rPr>
              <w:fldChar w:fldCharType="begin"/>
            </w:r>
            <w:r w:rsidR="00C467F2">
              <w:rPr>
                <w:webHidden/>
              </w:rPr>
              <w:instrText xml:space="preserve"> PAGEREF _Toc132208063 \h </w:instrText>
            </w:r>
            <w:r w:rsidR="00C467F2">
              <w:rPr>
                <w:webHidden/>
              </w:rPr>
            </w:r>
            <w:r w:rsidR="00C467F2">
              <w:rPr>
                <w:webHidden/>
              </w:rPr>
              <w:fldChar w:fldCharType="separate"/>
            </w:r>
            <w:r w:rsidR="00C467F2">
              <w:rPr>
                <w:webHidden/>
              </w:rPr>
              <w:t>7</w:t>
            </w:r>
            <w:r w:rsidR="00C467F2">
              <w:rPr>
                <w:webHidden/>
              </w:rPr>
              <w:fldChar w:fldCharType="end"/>
            </w:r>
          </w:hyperlink>
        </w:p>
        <w:p w14:paraId="636D7895" w14:textId="294B592A" w:rsidR="00C467F2" w:rsidRDefault="00C467F2">
          <w:pPr>
            <w:pStyle w:val="Sumrio2"/>
            <w:rPr>
              <w:rFonts w:asciiTheme="minorHAnsi" w:eastAsiaTheme="minorEastAsia" w:hAnsiTheme="minorHAnsi" w:cstheme="minorBidi"/>
              <w:sz w:val="22"/>
              <w:szCs w:val="22"/>
              <w:lang w:eastAsia="pt-BR"/>
            </w:rPr>
          </w:pPr>
          <w:hyperlink w:anchor="_Toc132208064" w:history="1">
            <w:r w:rsidRPr="005F00C1">
              <w:rPr>
                <w:rStyle w:val="Hyperlink"/>
                <w:b/>
              </w:rPr>
              <w:t>2.1 OBJETIVO GERAL</w:t>
            </w:r>
            <w:r>
              <w:rPr>
                <w:webHidden/>
              </w:rPr>
              <w:tab/>
            </w:r>
            <w:r>
              <w:rPr>
                <w:webHidden/>
              </w:rPr>
              <w:fldChar w:fldCharType="begin"/>
            </w:r>
            <w:r>
              <w:rPr>
                <w:webHidden/>
              </w:rPr>
              <w:instrText xml:space="preserve"> PAGEREF _Toc132208064 \h </w:instrText>
            </w:r>
            <w:r>
              <w:rPr>
                <w:webHidden/>
              </w:rPr>
            </w:r>
            <w:r>
              <w:rPr>
                <w:webHidden/>
              </w:rPr>
              <w:fldChar w:fldCharType="separate"/>
            </w:r>
            <w:r>
              <w:rPr>
                <w:webHidden/>
              </w:rPr>
              <w:t>8</w:t>
            </w:r>
            <w:r>
              <w:rPr>
                <w:webHidden/>
              </w:rPr>
              <w:fldChar w:fldCharType="end"/>
            </w:r>
          </w:hyperlink>
        </w:p>
        <w:p w14:paraId="79B7EA3B" w14:textId="36B52C45" w:rsidR="00C467F2" w:rsidRDefault="00C467F2">
          <w:pPr>
            <w:pStyle w:val="Sumrio2"/>
            <w:rPr>
              <w:rFonts w:asciiTheme="minorHAnsi" w:eastAsiaTheme="minorEastAsia" w:hAnsiTheme="minorHAnsi" w:cstheme="minorBidi"/>
              <w:sz w:val="22"/>
              <w:szCs w:val="22"/>
              <w:lang w:eastAsia="pt-BR"/>
            </w:rPr>
          </w:pPr>
          <w:hyperlink w:anchor="_Toc132208065" w:history="1">
            <w:r w:rsidRPr="005F00C1">
              <w:rPr>
                <w:rStyle w:val="Hyperlink"/>
                <w:b/>
              </w:rPr>
              <w:t>2.2 OBJETIVOS ESPECÍFICOS</w:t>
            </w:r>
            <w:r>
              <w:rPr>
                <w:webHidden/>
              </w:rPr>
              <w:tab/>
            </w:r>
            <w:r>
              <w:rPr>
                <w:webHidden/>
              </w:rPr>
              <w:fldChar w:fldCharType="begin"/>
            </w:r>
            <w:r>
              <w:rPr>
                <w:webHidden/>
              </w:rPr>
              <w:instrText xml:space="preserve"> PAGEREF _Toc132208065 \h </w:instrText>
            </w:r>
            <w:r>
              <w:rPr>
                <w:webHidden/>
              </w:rPr>
            </w:r>
            <w:r>
              <w:rPr>
                <w:webHidden/>
              </w:rPr>
              <w:fldChar w:fldCharType="separate"/>
            </w:r>
            <w:r>
              <w:rPr>
                <w:webHidden/>
              </w:rPr>
              <w:t>8</w:t>
            </w:r>
            <w:r>
              <w:rPr>
                <w:webHidden/>
              </w:rPr>
              <w:fldChar w:fldCharType="end"/>
            </w:r>
          </w:hyperlink>
        </w:p>
        <w:p w14:paraId="1FA1CE2D" w14:textId="1649B4B9" w:rsidR="00C467F2" w:rsidRDefault="00C467F2">
          <w:pPr>
            <w:pStyle w:val="Sumrio1"/>
            <w:rPr>
              <w:rFonts w:asciiTheme="minorHAnsi" w:eastAsiaTheme="minorEastAsia" w:hAnsiTheme="minorHAnsi" w:cstheme="minorBidi"/>
              <w:b w:val="0"/>
              <w:sz w:val="22"/>
              <w:szCs w:val="22"/>
              <w:lang w:eastAsia="pt-BR"/>
            </w:rPr>
          </w:pPr>
          <w:hyperlink w:anchor="_Toc132208066" w:history="1">
            <w:r w:rsidRPr="005F00C1">
              <w:rPr>
                <w:rStyle w:val="Hyperlink"/>
              </w:rPr>
              <w:t>3 REVISÃO BIBLIOGRÁFICA</w:t>
            </w:r>
            <w:r>
              <w:rPr>
                <w:webHidden/>
              </w:rPr>
              <w:tab/>
            </w:r>
            <w:r>
              <w:rPr>
                <w:webHidden/>
              </w:rPr>
              <w:fldChar w:fldCharType="begin"/>
            </w:r>
            <w:r>
              <w:rPr>
                <w:webHidden/>
              </w:rPr>
              <w:instrText xml:space="preserve"> PAGEREF _Toc132208066 \h </w:instrText>
            </w:r>
            <w:r>
              <w:rPr>
                <w:webHidden/>
              </w:rPr>
            </w:r>
            <w:r>
              <w:rPr>
                <w:webHidden/>
              </w:rPr>
              <w:fldChar w:fldCharType="separate"/>
            </w:r>
            <w:r>
              <w:rPr>
                <w:webHidden/>
              </w:rPr>
              <w:t>9</w:t>
            </w:r>
            <w:r>
              <w:rPr>
                <w:webHidden/>
              </w:rPr>
              <w:fldChar w:fldCharType="end"/>
            </w:r>
          </w:hyperlink>
        </w:p>
        <w:p w14:paraId="1D6F47D3" w14:textId="27C417CE" w:rsidR="00C467F2" w:rsidRDefault="00C467F2">
          <w:pPr>
            <w:pStyle w:val="Sumrio2"/>
            <w:rPr>
              <w:rFonts w:asciiTheme="minorHAnsi" w:eastAsiaTheme="minorEastAsia" w:hAnsiTheme="minorHAnsi" w:cstheme="minorBidi"/>
              <w:sz w:val="22"/>
              <w:szCs w:val="22"/>
              <w:lang w:eastAsia="pt-BR"/>
            </w:rPr>
          </w:pPr>
          <w:hyperlink w:anchor="_Toc132208067" w:history="1">
            <w:r w:rsidRPr="005F00C1">
              <w:rPr>
                <w:rStyle w:val="Hyperlink"/>
                <w:b/>
              </w:rPr>
              <w:t>3.1 HTML</w:t>
            </w:r>
            <w:r>
              <w:rPr>
                <w:webHidden/>
              </w:rPr>
              <w:tab/>
            </w:r>
            <w:r>
              <w:rPr>
                <w:webHidden/>
              </w:rPr>
              <w:fldChar w:fldCharType="begin"/>
            </w:r>
            <w:r>
              <w:rPr>
                <w:webHidden/>
              </w:rPr>
              <w:instrText xml:space="preserve"> PAGEREF _Toc132208067 \h </w:instrText>
            </w:r>
            <w:r>
              <w:rPr>
                <w:webHidden/>
              </w:rPr>
            </w:r>
            <w:r>
              <w:rPr>
                <w:webHidden/>
              </w:rPr>
              <w:fldChar w:fldCharType="separate"/>
            </w:r>
            <w:r>
              <w:rPr>
                <w:webHidden/>
              </w:rPr>
              <w:t>9</w:t>
            </w:r>
            <w:r>
              <w:rPr>
                <w:webHidden/>
              </w:rPr>
              <w:fldChar w:fldCharType="end"/>
            </w:r>
          </w:hyperlink>
        </w:p>
        <w:p w14:paraId="51233B53" w14:textId="30B3BBE1" w:rsidR="00C467F2" w:rsidRDefault="00C467F2">
          <w:pPr>
            <w:pStyle w:val="Sumrio2"/>
            <w:rPr>
              <w:rFonts w:asciiTheme="minorHAnsi" w:eastAsiaTheme="minorEastAsia" w:hAnsiTheme="minorHAnsi" w:cstheme="minorBidi"/>
              <w:sz w:val="22"/>
              <w:szCs w:val="22"/>
              <w:lang w:eastAsia="pt-BR"/>
            </w:rPr>
          </w:pPr>
          <w:hyperlink w:anchor="_Toc132208068" w:history="1">
            <w:r w:rsidRPr="005F00C1">
              <w:rPr>
                <w:rStyle w:val="Hyperlink"/>
                <w:b/>
              </w:rPr>
              <w:t>3.2 CSS</w:t>
            </w:r>
            <w:r>
              <w:rPr>
                <w:webHidden/>
              </w:rPr>
              <w:tab/>
            </w:r>
            <w:r>
              <w:rPr>
                <w:webHidden/>
              </w:rPr>
              <w:fldChar w:fldCharType="begin"/>
            </w:r>
            <w:r>
              <w:rPr>
                <w:webHidden/>
              </w:rPr>
              <w:instrText xml:space="preserve"> PAGEREF _Toc132208068 \h </w:instrText>
            </w:r>
            <w:r>
              <w:rPr>
                <w:webHidden/>
              </w:rPr>
            </w:r>
            <w:r>
              <w:rPr>
                <w:webHidden/>
              </w:rPr>
              <w:fldChar w:fldCharType="separate"/>
            </w:r>
            <w:r>
              <w:rPr>
                <w:webHidden/>
              </w:rPr>
              <w:t>9</w:t>
            </w:r>
            <w:r>
              <w:rPr>
                <w:webHidden/>
              </w:rPr>
              <w:fldChar w:fldCharType="end"/>
            </w:r>
          </w:hyperlink>
        </w:p>
        <w:p w14:paraId="4FA7B88B" w14:textId="7E114173" w:rsidR="00C467F2" w:rsidRDefault="00C467F2">
          <w:pPr>
            <w:pStyle w:val="Sumrio2"/>
            <w:rPr>
              <w:rFonts w:asciiTheme="minorHAnsi" w:eastAsiaTheme="minorEastAsia" w:hAnsiTheme="minorHAnsi" w:cstheme="minorBidi"/>
              <w:sz w:val="22"/>
              <w:szCs w:val="22"/>
              <w:lang w:eastAsia="pt-BR"/>
            </w:rPr>
          </w:pPr>
          <w:hyperlink w:anchor="_Toc132208069" w:history="1">
            <w:r w:rsidRPr="005F00C1">
              <w:rPr>
                <w:rStyle w:val="Hyperlink"/>
                <w:b/>
              </w:rPr>
              <w:t>3.3 JavaScript</w:t>
            </w:r>
            <w:r>
              <w:rPr>
                <w:webHidden/>
              </w:rPr>
              <w:tab/>
            </w:r>
            <w:r>
              <w:rPr>
                <w:webHidden/>
              </w:rPr>
              <w:fldChar w:fldCharType="begin"/>
            </w:r>
            <w:r>
              <w:rPr>
                <w:webHidden/>
              </w:rPr>
              <w:instrText xml:space="preserve"> PAGEREF _Toc132208069 \h </w:instrText>
            </w:r>
            <w:r>
              <w:rPr>
                <w:webHidden/>
              </w:rPr>
            </w:r>
            <w:r>
              <w:rPr>
                <w:webHidden/>
              </w:rPr>
              <w:fldChar w:fldCharType="separate"/>
            </w:r>
            <w:r>
              <w:rPr>
                <w:webHidden/>
              </w:rPr>
              <w:t>10</w:t>
            </w:r>
            <w:r>
              <w:rPr>
                <w:webHidden/>
              </w:rPr>
              <w:fldChar w:fldCharType="end"/>
            </w:r>
          </w:hyperlink>
        </w:p>
        <w:p w14:paraId="705F7AB8" w14:textId="19838882" w:rsidR="00C467F2" w:rsidRDefault="00C467F2">
          <w:pPr>
            <w:pStyle w:val="Sumrio2"/>
            <w:rPr>
              <w:rFonts w:asciiTheme="minorHAnsi" w:eastAsiaTheme="minorEastAsia" w:hAnsiTheme="minorHAnsi" w:cstheme="minorBidi"/>
              <w:sz w:val="22"/>
              <w:szCs w:val="22"/>
              <w:lang w:eastAsia="pt-BR"/>
            </w:rPr>
          </w:pPr>
          <w:hyperlink w:anchor="_Toc132208070" w:history="1">
            <w:r w:rsidRPr="005F00C1">
              <w:rPr>
                <w:rStyle w:val="Hyperlink"/>
                <w:b/>
              </w:rPr>
              <w:t>3.4 Git Hub</w:t>
            </w:r>
            <w:r>
              <w:rPr>
                <w:webHidden/>
              </w:rPr>
              <w:tab/>
            </w:r>
            <w:r>
              <w:rPr>
                <w:webHidden/>
              </w:rPr>
              <w:fldChar w:fldCharType="begin"/>
            </w:r>
            <w:r>
              <w:rPr>
                <w:webHidden/>
              </w:rPr>
              <w:instrText xml:space="preserve"> PAGEREF _Toc132208070 \h </w:instrText>
            </w:r>
            <w:r>
              <w:rPr>
                <w:webHidden/>
              </w:rPr>
            </w:r>
            <w:r>
              <w:rPr>
                <w:webHidden/>
              </w:rPr>
              <w:fldChar w:fldCharType="separate"/>
            </w:r>
            <w:r>
              <w:rPr>
                <w:webHidden/>
              </w:rPr>
              <w:t>10</w:t>
            </w:r>
            <w:r>
              <w:rPr>
                <w:webHidden/>
              </w:rPr>
              <w:fldChar w:fldCharType="end"/>
            </w:r>
          </w:hyperlink>
        </w:p>
        <w:p w14:paraId="19F3D6F6" w14:textId="19CF9F55" w:rsidR="00C467F2" w:rsidRDefault="00C467F2">
          <w:pPr>
            <w:pStyle w:val="Sumrio2"/>
            <w:rPr>
              <w:rFonts w:asciiTheme="minorHAnsi" w:eastAsiaTheme="minorEastAsia" w:hAnsiTheme="minorHAnsi" w:cstheme="minorBidi"/>
              <w:sz w:val="22"/>
              <w:szCs w:val="22"/>
              <w:lang w:eastAsia="pt-BR"/>
            </w:rPr>
          </w:pPr>
          <w:hyperlink w:anchor="_Toc132208071" w:history="1">
            <w:r w:rsidRPr="005F00C1">
              <w:rPr>
                <w:rStyle w:val="Hyperlink"/>
                <w:b/>
              </w:rPr>
              <w:t>3.5 Figma</w:t>
            </w:r>
            <w:r>
              <w:rPr>
                <w:webHidden/>
              </w:rPr>
              <w:tab/>
            </w:r>
            <w:r>
              <w:rPr>
                <w:webHidden/>
              </w:rPr>
              <w:fldChar w:fldCharType="begin"/>
            </w:r>
            <w:r>
              <w:rPr>
                <w:webHidden/>
              </w:rPr>
              <w:instrText xml:space="preserve"> PAGEREF _Toc132208071 \h </w:instrText>
            </w:r>
            <w:r>
              <w:rPr>
                <w:webHidden/>
              </w:rPr>
            </w:r>
            <w:r>
              <w:rPr>
                <w:webHidden/>
              </w:rPr>
              <w:fldChar w:fldCharType="separate"/>
            </w:r>
            <w:r>
              <w:rPr>
                <w:webHidden/>
              </w:rPr>
              <w:t>11</w:t>
            </w:r>
            <w:r>
              <w:rPr>
                <w:webHidden/>
              </w:rPr>
              <w:fldChar w:fldCharType="end"/>
            </w:r>
          </w:hyperlink>
        </w:p>
        <w:p w14:paraId="3A8A676C" w14:textId="4C65BE9B" w:rsidR="00C467F2" w:rsidRDefault="00C467F2">
          <w:pPr>
            <w:pStyle w:val="Sumrio1"/>
            <w:rPr>
              <w:rFonts w:asciiTheme="minorHAnsi" w:eastAsiaTheme="minorEastAsia" w:hAnsiTheme="minorHAnsi" w:cstheme="minorBidi"/>
              <w:b w:val="0"/>
              <w:sz w:val="22"/>
              <w:szCs w:val="22"/>
              <w:lang w:eastAsia="pt-BR"/>
            </w:rPr>
          </w:pPr>
          <w:hyperlink w:anchor="_Toc132208072" w:history="1">
            <w:r w:rsidRPr="005F00C1">
              <w:rPr>
                <w:rStyle w:val="Hyperlink"/>
              </w:rPr>
              <w:t>4 MATERIAIS E MÉTODOS</w:t>
            </w:r>
            <w:r>
              <w:rPr>
                <w:webHidden/>
              </w:rPr>
              <w:tab/>
            </w:r>
            <w:r>
              <w:rPr>
                <w:webHidden/>
              </w:rPr>
              <w:fldChar w:fldCharType="begin"/>
            </w:r>
            <w:r>
              <w:rPr>
                <w:webHidden/>
              </w:rPr>
              <w:instrText xml:space="preserve"> PAGEREF _Toc132208072 \h </w:instrText>
            </w:r>
            <w:r>
              <w:rPr>
                <w:webHidden/>
              </w:rPr>
            </w:r>
            <w:r>
              <w:rPr>
                <w:webHidden/>
              </w:rPr>
              <w:fldChar w:fldCharType="separate"/>
            </w:r>
            <w:r>
              <w:rPr>
                <w:webHidden/>
              </w:rPr>
              <w:t>12</w:t>
            </w:r>
            <w:r>
              <w:rPr>
                <w:webHidden/>
              </w:rPr>
              <w:fldChar w:fldCharType="end"/>
            </w:r>
          </w:hyperlink>
        </w:p>
        <w:p w14:paraId="6AAE5BB8" w14:textId="0C90EABC" w:rsidR="00C467F2" w:rsidRDefault="00C467F2">
          <w:pPr>
            <w:pStyle w:val="Sumrio1"/>
            <w:rPr>
              <w:rFonts w:asciiTheme="minorHAnsi" w:eastAsiaTheme="minorEastAsia" w:hAnsiTheme="minorHAnsi" w:cstheme="minorBidi"/>
              <w:b w:val="0"/>
              <w:sz w:val="22"/>
              <w:szCs w:val="22"/>
              <w:lang w:eastAsia="pt-BR"/>
            </w:rPr>
          </w:pPr>
          <w:hyperlink w:anchor="_Toc132208073" w:history="1">
            <w:r w:rsidRPr="005F00C1">
              <w:rPr>
                <w:rStyle w:val="Hyperlink"/>
              </w:rPr>
              <w:t>5 RESULTADOS E DISCUSSÃO</w:t>
            </w:r>
            <w:r>
              <w:rPr>
                <w:webHidden/>
              </w:rPr>
              <w:tab/>
            </w:r>
            <w:r>
              <w:rPr>
                <w:webHidden/>
              </w:rPr>
              <w:fldChar w:fldCharType="begin"/>
            </w:r>
            <w:r>
              <w:rPr>
                <w:webHidden/>
              </w:rPr>
              <w:instrText xml:space="preserve"> PAGEREF _Toc132208073 \h </w:instrText>
            </w:r>
            <w:r>
              <w:rPr>
                <w:webHidden/>
              </w:rPr>
            </w:r>
            <w:r>
              <w:rPr>
                <w:webHidden/>
              </w:rPr>
              <w:fldChar w:fldCharType="separate"/>
            </w:r>
            <w:r>
              <w:rPr>
                <w:webHidden/>
              </w:rPr>
              <w:t>13</w:t>
            </w:r>
            <w:r>
              <w:rPr>
                <w:webHidden/>
              </w:rPr>
              <w:fldChar w:fldCharType="end"/>
            </w:r>
          </w:hyperlink>
        </w:p>
        <w:p w14:paraId="3E01989B" w14:textId="22ED0AD8" w:rsidR="00C467F2" w:rsidRDefault="00C467F2">
          <w:pPr>
            <w:pStyle w:val="Sumrio2"/>
            <w:rPr>
              <w:rFonts w:asciiTheme="minorHAnsi" w:eastAsiaTheme="minorEastAsia" w:hAnsiTheme="minorHAnsi" w:cstheme="minorBidi"/>
              <w:sz w:val="22"/>
              <w:szCs w:val="22"/>
              <w:lang w:eastAsia="pt-BR"/>
            </w:rPr>
          </w:pPr>
          <w:hyperlink w:anchor="_Toc132208074" w:history="1">
            <w:r w:rsidRPr="005F00C1">
              <w:rPr>
                <w:rStyle w:val="Hyperlink"/>
                <w:b/>
              </w:rPr>
              <w:t>5.1 REQUISITOS DO SISTEMA</w:t>
            </w:r>
            <w:r>
              <w:rPr>
                <w:webHidden/>
              </w:rPr>
              <w:tab/>
            </w:r>
            <w:r>
              <w:rPr>
                <w:webHidden/>
              </w:rPr>
              <w:fldChar w:fldCharType="begin"/>
            </w:r>
            <w:r>
              <w:rPr>
                <w:webHidden/>
              </w:rPr>
              <w:instrText xml:space="preserve"> PAGEREF _Toc132208074 \h </w:instrText>
            </w:r>
            <w:r>
              <w:rPr>
                <w:webHidden/>
              </w:rPr>
            </w:r>
            <w:r>
              <w:rPr>
                <w:webHidden/>
              </w:rPr>
              <w:fldChar w:fldCharType="separate"/>
            </w:r>
            <w:r>
              <w:rPr>
                <w:webHidden/>
              </w:rPr>
              <w:t>13</w:t>
            </w:r>
            <w:r>
              <w:rPr>
                <w:webHidden/>
              </w:rPr>
              <w:fldChar w:fldCharType="end"/>
            </w:r>
          </w:hyperlink>
        </w:p>
        <w:p w14:paraId="5E484853" w14:textId="069350B8" w:rsidR="00C467F2" w:rsidRDefault="00C467F2">
          <w:pPr>
            <w:pStyle w:val="Sumrio2"/>
            <w:rPr>
              <w:rFonts w:asciiTheme="minorHAnsi" w:eastAsiaTheme="minorEastAsia" w:hAnsiTheme="minorHAnsi" w:cstheme="minorBidi"/>
              <w:sz w:val="22"/>
              <w:szCs w:val="22"/>
              <w:lang w:eastAsia="pt-BR"/>
            </w:rPr>
          </w:pPr>
          <w:hyperlink w:anchor="_Toc132208075" w:history="1">
            <w:r w:rsidRPr="005F00C1">
              <w:rPr>
                <w:rStyle w:val="Hyperlink"/>
                <w:b/>
              </w:rPr>
              <w:t>5.2 CASO DE USO</w:t>
            </w:r>
            <w:r>
              <w:rPr>
                <w:webHidden/>
              </w:rPr>
              <w:tab/>
            </w:r>
            <w:r>
              <w:rPr>
                <w:webHidden/>
              </w:rPr>
              <w:fldChar w:fldCharType="begin"/>
            </w:r>
            <w:r>
              <w:rPr>
                <w:webHidden/>
              </w:rPr>
              <w:instrText xml:space="preserve"> PAGEREF _Toc132208075 \h </w:instrText>
            </w:r>
            <w:r>
              <w:rPr>
                <w:webHidden/>
              </w:rPr>
            </w:r>
            <w:r>
              <w:rPr>
                <w:webHidden/>
              </w:rPr>
              <w:fldChar w:fldCharType="separate"/>
            </w:r>
            <w:r>
              <w:rPr>
                <w:webHidden/>
              </w:rPr>
              <w:t>15</w:t>
            </w:r>
            <w:r>
              <w:rPr>
                <w:webHidden/>
              </w:rPr>
              <w:fldChar w:fldCharType="end"/>
            </w:r>
          </w:hyperlink>
        </w:p>
        <w:p w14:paraId="160B8613" w14:textId="5B71E99E" w:rsidR="00C467F2" w:rsidRDefault="00C467F2">
          <w:pPr>
            <w:pStyle w:val="Sumrio2"/>
            <w:rPr>
              <w:rFonts w:asciiTheme="minorHAnsi" w:eastAsiaTheme="minorEastAsia" w:hAnsiTheme="minorHAnsi" w:cstheme="minorBidi"/>
              <w:sz w:val="22"/>
              <w:szCs w:val="22"/>
              <w:lang w:eastAsia="pt-BR"/>
            </w:rPr>
          </w:pPr>
          <w:hyperlink w:anchor="_Toc132208076" w:history="1">
            <w:r w:rsidRPr="005F00C1">
              <w:rPr>
                <w:rStyle w:val="Hyperlink"/>
                <w:b/>
              </w:rPr>
              <w:t>5.3 DIAGRAMA DE ATIVIDADE</w:t>
            </w:r>
            <w:r>
              <w:rPr>
                <w:webHidden/>
              </w:rPr>
              <w:tab/>
            </w:r>
            <w:r>
              <w:rPr>
                <w:webHidden/>
              </w:rPr>
              <w:fldChar w:fldCharType="begin"/>
            </w:r>
            <w:r>
              <w:rPr>
                <w:webHidden/>
              </w:rPr>
              <w:instrText xml:space="preserve"> PAGEREF _Toc132208076 \h </w:instrText>
            </w:r>
            <w:r>
              <w:rPr>
                <w:webHidden/>
              </w:rPr>
            </w:r>
            <w:r>
              <w:rPr>
                <w:webHidden/>
              </w:rPr>
              <w:fldChar w:fldCharType="separate"/>
            </w:r>
            <w:r>
              <w:rPr>
                <w:webHidden/>
              </w:rPr>
              <w:t>18</w:t>
            </w:r>
            <w:r>
              <w:rPr>
                <w:webHidden/>
              </w:rPr>
              <w:fldChar w:fldCharType="end"/>
            </w:r>
          </w:hyperlink>
        </w:p>
        <w:p w14:paraId="53234C49" w14:textId="3B7FD867" w:rsidR="00C467F2" w:rsidRDefault="00C467F2">
          <w:pPr>
            <w:pStyle w:val="Sumrio2"/>
            <w:rPr>
              <w:rFonts w:asciiTheme="minorHAnsi" w:eastAsiaTheme="minorEastAsia" w:hAnsiTheme="minorHAnsi" w:cstheme="minorBidi"/>
              <w:sz w:val="22"/>
              <w:szCs w:val="22"/>
              <w:lang w:eastAsia="pt-BR"/>
            </w:rPr>
          </w:pPr>
          <w:hyperlink w:anchor="_Toc132208077" w:history="1">
            <w:r w:rsidRPr="005F00C1">
              <w:rPr>
                <w:rStyle w:val="Hyperlink"/>
                <w:b/>
                <w:lang w:eastAsia="pt-BR"/>
              </w:rPr>
              <w:t>5.4 PROTÓTIPO DO SISTEMA</w:t>
            </w:r>
            <w:r>
              <w:rPr>
                <w:webHidden/>
              </w:rPr>
              <w:tab/>
            </w:r>
            <w:r>
              <w:rPr>
                <w:webHidden/>
              </w:rPr>
              <w:fldChar w:fldCharType="begin"/>
            </w:r>
            <w:r>
              <w:rPr>
                <w:webHidden/>
              </w:rPr>
              <w:instrText xml:space="preserve"> PAGEREF _Toc132208077 \h </w:instrText>
            </w:r>
            <w:r>
              <w:rPr>
                <w:webHidden/>
              </w:rPr>
            </w:r>
            <w:r>
              <w:rPr>
                <w:webHidden/>
              </w:rPr>
              <w:fldChar w:fldCharType="separate"/>
            </w:r>
            <w:r>
              <w:rPr>
                <w:webHidden/>
              </w:rPr>
              <w:t>23</w:t>
            </w:r>
            <w:r>
              <w:rPr>
                <w:webHidden/>
              </w:rPr>
              <w:fldChar w:fldCharType="end"/>
            </w:r>
          </w:hyperlink>
        </w:p>
        <w:p w14:paraId="0C326E01" w14:textId="77B0C77B" w:rsidR="00C467F2" w:rsidRDefault="00C467F2">
          <w:pPr>
            <w:pStyle w:val="Sumrio1"/>
            <w:rPr>
              <w:rFonts w:asciiTheme="minorHAnsi" w:eastAsiaTheme="minorEastAsia" w:hAnsiTheme="minorHAnsi" w:cstheme="minorBidi"/>
              <w:b w:val="0"/>
              <w:sz w:val="22"/>
              <w:szCs w:val="22"/>
              <w:lang w:eastAsia="pt-BR"/>
            </w:rPr>
          </w:pPr>
          <w:hyperlink w:anchor="_Toc132208078" w:history="1">
            <w:r w:rsidRPr="005F00C1">
              <w:rPr>
                <w:rStyle w:val="Hyperlink"/>
              </w:rPr>
              <w:t>6 CONCLUSÃO</w:t>
            </w:r>
            <w:r>
              <w:rPr>
                <w:webHidden/>
              </w:rPr>
              <w:tab/>
            </w:r>
            <w:r>
              <w:rPr>
                <w:webHidden/>
              </w:rPr>
              <w:fldChar w:fldCharType="begin"/>
            </w:r>
            <w:r>
              <w:rPr>
                <w:webHidden/>
              </w:rPr>
              <w:instrText xml:space="preserve"> PAGEREF _Toc132208078 \h </w:instrText>
            </w:r>
            <w:r>
              <w:rPr>
                <w:webHidden/>
              </w:rPr>
            </w:r>
            <w:r>
              <w:rPr>
                <w:webHidden/>
              </w:rPr>
              <w:fldChar w:fldCharType="separate"/>
            </w:r>
            <w:r>
              <w:rPr>
                <w:webHidden/>
              </w:rPr>
              <w:t>25</w:t>
            </w:r>
            <w:r>
              <w:rPr>
                <w:webHidden/>
              </w:rPr>
              <w:fldChar w:fldCharType="end"/>
            </w:r>
          </w:hyperlink>
        </w:p>
        <w:p w14:paraId="05B2DBE8" w14:textId="10B59CD0" w:rsidR="00C467F2" w:rsidRDefault="00C467F2">
          <w:pPr>
            <w:pStyle w:val="Sumrio1"/>
            <w:rPr>
              <w:rFonts w:asciiTheme="minorHAnsi" w:eastAsiaTheme="minorEastAsia" w:hAnsiTheme="minorHAnsi" w:cstheme="minorBidi"/>
              <w:b w:val="0"/>
              <w:sz w:val="22"/>
              <w:szCs w:val="22"/>
              <w:lang w:eastAsia="pt-BR"/>
            </w:rPr>
          </w:pPr>
          <w:hyperlink w:anchor="_Toc132208079" w:history="1">
            <w:r w:rsidRPr="005F00C1">
              <w:rPr>
                <w:rStyle w:val="Hyperlink"/>
              </w:rPr>
              <w:t>REFERÊNCIAS</w:t>
            </w:r>
            <w:r>
              <w:rPr>
                <w:webHidden/>
              </w:rPr>
              <w:tab/>
            </w:r>
            <w:r>
              <w:rPr>
                <w:webHidden/>
              </w:rPr>
              <w:fldChar w:fldCharType="begin"/>
            </w:r>
            <w:r>
              <w:rPr>
                <w:webHidden/>
              </w:rPr>
              <w:instrText xml:space="preserve"> PAGEREF _Toc132208079 \h </w:instrText>
            </w:r>
            <w:r>
              <w:rPr>
                <w:webHidden/>
              </w:rPr>
            </w:r>
            <w:r>
              <w:rPr>
                <w:webHidden/>
              </w:rPr>
              <w:fldChar w:fldCharType="separate"/>
            </w:r>
            <w:r>
              <w:rPr>
                <w:webHidden/>
              </w:rPr>
              <w:t>26</w:t>
            </w:r>
            <w:r>
              <w:rPr>
                <w:webHidden/>
              </w:rPr>
              <w:fldChar w:fldCharType="end"/>
            </w:r>
          </w:hyperlink>
        </w:p>
        <w:p w14:paraId="0D57BEE5" w14:textId="39AB43C2" w:rsidR="00E65067" w:rsidRDefault="00E65067">
          <w:r>
            <w:rPr>
              <w:b/>
              <w:bCs/>
            </w:rPr>
            <w:fldChar w:fldCharType="end"/>
          </w:r>
        </w:p>
      </w:sdtContent>
    </w:sdt>
    <w:p w14:paraId="282CFF37" w14:textId="77777777" w:rsidR="00E65067" w:rsidRDefault="00E65067" w:rsidP="00835525">
      <w:pPr>
        <w:spacing w:after="0" w:line="360" w:lineRule="auto"/>
        <w:jc w:val="center"/>
        <w:rPr>
          <w:rFonts w:ascii="Arial" w:hAnsi="Arial" w:cs="Arial"/>
          <w:b/>
          <w:sz w:val="24"/>
          <w:szCs w:val="24"/>
        </w:rPr>
      </w:pPr>
    </w:p>
    <w:p w14:paraId="0B23F917" w14:textId="224D983A" w:rsidR="005D46CC" w:rsidRDefault="008D4F35" w:rsidP="00C467F2">
      <w:pPr>
        <w:pStyle w:val="Sumrio1"/>
      </w:pPr>
      <w:r w:rsidRPr="000711D2">
        <w:fldChar w:fldCharType="begin"/>
      </w:r>
      <w:r w:rsidR="000711D2" w:rsidRPr="000711D2">
        <w:instrText xml:space="preserve"> TOC \o "1-5" \h \z \u </w:instrText>
      </w:r>
      <w:r w:rsidRPr="000711D2">
        <w:fldChar w:fldCharType="separate"/>
      </w:r>
    </w:p>
    <w:p w14:paraId="4D05B1F7" w14:textId="77777777" w:rsidR="00CB6699" w:rsidRDefault="008D4F35" w:rsidP="00282EBF">
      <w:pPr>
        <w:spacing w:after="0" w:line="360" w:lineRule="auto"/>
        <w:jc w:val="both"/>
        <w:rPr>
          <w:rFonts w:ascii="Arial" w:hAnsi="Arial" w:cs="Arial"/>
          <w:b/>
          <w:sz w:val="24"/>
          <w:szCs w:val="24"/>
        </w:rPr>
      </w:pPr>
      <w:r w:rsidRPr="000711D2">
        <w:rPr>
          <w:rFonts w:ascii="Arial" w:hAnsi="Arial" w:cs="Arial"/>
          <w:b/>
          <w:sz w:val="24"/>
          <w:szCs w:val="24"/>
        </w:rPr>
        <w:fldChar w:fldCharType="end"/>
      </w:r>
    </w:p>
    <w:p w14:paraId="4D05B1F8" w14:textId="77777777" w:rsidR="00CB6699" w:rsidRDefault="00CB6699" w:rsidP="00282EBF">
      <w:pPr>
        <w:spacing w:after="0" w:line="360" w:lineRule="auto"/>
        <w:jc w:val="both"/>
        <w:rPr>
          <w:rFonts w:ascii="Arial" w:hAnsi="Arial" w:cs="Arial"/>
          <w:b/>
          <w:sz w:val="24"/>
          <w:szCs w:val="24"/>
        </w:rPr>
      </w:pPr>
    </w:p>
    <w:p w14:paraId="4D05B1F9" w14:textId="77777777" w:rsidR="00CB6699" w:rsidRDefault="00CB6699" w:rsidP="00282EBF">
      <w:pPr>
        <w:spacing w:after="0" w:line="360" w:lineRule="auto"/>
        <w:jc w:val="both"/>
        <w:rPr>
          <w:rFonts w:ascii="Arial" w:hAnsi="Arial" w:cs="Arial"/>
          <w:b/>
          <w:sz w:val="24"/>
          <w:szCs w:val="24"/>
        </w:rPr>
      </w:pPr>
    </w:p>
    <w:p w14:paraId="4D05B1FA" w14:textId="77777777" w:rsidR="00CB6699" w:rsidRDefault="00CB6699" w:rsidP="00282EBF">
      <w:pPr>
        <w:spacing w:after="0" w:line="360" w:lineRule="auto"/>
        <w:jc w:val="both"/>
        <w:rPr>
          <w:rFonts w:ascii="Arial" w:hAnsi="Arial" w:cs="Arial"/>
          <w:b/>
          <w:sz w:val="24"/>
          <w:szCs w:val="24"/>
        </w:rPr>
      </w:pPr>
    </w:p>
    <w:p w14:paraId="4D05B1FB" w14:textId="77777777" w:rsidR="00CB6699" w:rsidRDefault="00CB6699" w:rsidP="00282EBF">
      <w:pPr>
        <w:spacing w:after="0" w:line="360" w:lineRule="auto"/>
        <w:jc w:val="both"/>
        <w:rPr>
          <w:rFonts w:ascii="Arial" w:hAnsi="Arial" w:cs="Arial"/>
          <w:b/>
          <w:sz w:val="24"/>
          <w:szCs w:val="24"/>
        </w:rPr>
      </w:pPr>
    </w:p>
    <w:p w14:paraId="4D05B1FC" w14:textId="77777777" w:rsidR="00CB6699" w:rsidRDefault="00CB6699" w:rsidP="00282EBF">
      <w:pPr>
        <w:spacing w:after="0" w:line="360" w:lineRule="auto"/>
        <w:jc w:val="both"/>
        <w:rPr>
          <w:rFonts w:ascii="Arial" w:hAnsi="Arial" w:cs="Arial"/>
          <w:b/>
          <w:sz w:val="24"/>
          <w:szCs w:val="24"/>
        </w:rPr>
      </w:pPr>
    </w:p>
    <w:p w14:paraId="4D05B1FD" w14:textId="77777777" w:rsidR="00CB6699" w:rsidRDefault="00CB6699" w:rsidP="00282EBF">
      <w:pPr>
        <w:spacing w:after="0" w:line="360" w:lineRule="auto"/>
        <w:jc w:val="both"/>
        <w:rPr>
          <w:rFonts w:ascii="Arial" w:hAnsi="Arial" w:cs="Arial"/>
          <w:b/>
          <w:sz w:val="24"/>
          <w:szCs w:val="24"/>
        </w:rPr>
      </w:pPr>
    </w:p>
    <w:p w14:paraId="4D05B1FE" w14:textId="77777777" w:rsidR="00CB6699" w:rsidRDefault="00CB6699" w:rsidP="00282EBF">
      <w:pPr>
        <w:spacing w:after="0" w:line="360" w:lineRule="auto"/>
        <w:jc w:val="both"/>
        <w:rPr>
          <w:rFonts w:ascii="Arial" w:hAnsi="Arial" w:cs="Arial"/>
          <w:b/>
          <w:sz w:val="24"/>
          <w:szCs w:val="24"/>
        </w:rPr>
      </w:pPr>
    </w:p>
    <w:p w14:paraId="4D05B1FF" w14:textId="77777777" w:rsidR="00CB6699" w:rsidRDefault="00CB6699" w:rsidP="00282EBF">
      <w:pPr>
        <w:spacing w:after="0" w:line="360" w:lineRule="auto"/>
        <w:jc w:val="both"/>
        <w:rPr>
          <w:rFonts w:ascii="Arial" w:hAnsi="Arial" w:cs="Arial"/>
          <w:b/>
          <w:sz w:val="24"/>
          <w:szCs w:val="24"/>
        </w:rPr>
      </w:pPr>
    </w:p>
    <w:p w14:paraId="4D05B200" w14:textId="77777777" w:rsidR="00CB6699" w:rsidRDefault="00CB6699" w:rsidP="00282EBF">
      <w:pPr>
        <w:spacing w:after="0" w:line="360" w:lineRule="auto"/>
        <w:jc w:val="both"/>
        <w:rPr>
          <w:rFonts w:ascii="Arial" w:hAnsi="Arial" w:cs="Arial"/>
          <w:b/>
          <w:sz w:val="24"/>
          <w:szCs w:val="24"/>
        </w:rPr>
      </w:pPr>
    </w:p>
    <w:p w14:paraId="4D05B201" w14:textId="77777777" w:rsidR="00CB6699" w:rsidRDefault="00CB6699" w:rsidP="00282EBF">
      <w:pPr>
        <w:spacing w:after="0" w:line="360" w:lineRule="auto"/>
        <w:jc w:val="both"/>
        <w:rPr>
          <w:rFonts w:ascii="Arial" w:hAnsi="Arial" w:cs="Arial"/>
          <w:sz w:val="24"/>
          <w:szCs w:val="24"/>
        </w:rPr>
      </w:pPr>
    </w:p>
    <w:p w14:paraId="4D05B202" w14:textId="77777777" w:rsidR="00AC6455" w:rsidRDefault="00AC6455" w:rsidP="00282EBF">
      <w:pPr>
        <w:spacing w:after="0" w:line="360" w:lineRule="auto"/>
        <w:jc w:val="both"/>
        <w:rPr>
          <w:rFonts w:ascii="Arial" w:hAnsi="Arial" w:cs="Arial"/>
          <w:sz w:val="24"/>
          <w:szCs w:val="24"/>
        </w:rPr>
      </w:pPr>
    </w:p>
    <w:p w14:paraId="4D05B203" w14:textId="77777777" w:rsidR="00AC6455" w:rsidRDefault="00AC6455" w:rsidP="00282EBF">
      <w:pPr>
        <w:spacing w:after="0" w:line="360" w:lineRule="auto"/>
        <w:jc w:val="both"/>
        <w:rPr>
          <w:rFonts w:ascii="Arial" w:hAnsi="Arial" w:cs="Arial"/>
          <w:sz w:val="24"/>
          <w:szCs w:val="24"/>
        </w:rPr>
      </w:pPr>
    </w:p>
    <w:p w14:paraId="175F7B3D" w14:textId="77777777" w:rsidR="0027275D" w:rsidRDefault="0027275D" w:rsidP="00282EBF">
      <w:pPr>
        <w:spacing w:after="0" w:line="360" w:lineRule="auto"/>
        <w:jc w:val="both"/>
        <w:rPr>
          <w:rFonts w:ascii="Arial" w:hAnsi="Arial" w:cs="Arial"/>
          <w:sz w:val="24"/>
          <w:szCs w:val="24"/>
        </w:rPr>
        <w:sectPr w:rsidR="0027275D" w:rsidSect="00282EBF">
          <w:headerReference w:type="default" r:id="rId8"/>
          <w:pgSz w:w="11906" w:h="16838"/>
          <w:pgMar w:top="1701" w:right="1134" w:bottom="1134" w:left="1701" w:header="709" w:footer="709" w:gutter="0"/>
          <w:pgNumType w:start="0"/>
          <w:cols w:space="708"/>
          <w:docGrid w:linePitch="360"/>
        </w:sectPr>
      </w:pPr>
    </w:p>
    <w:p w14:paraId="4D05B20C" w14:textId="77777777" w:rsidR="00AC6455" w:rsidRDefault="00AC6455" w:rsidP="00282EBF">
      <w:pPr>
        <w:spacing w:after="0" w:line="360" w:lineRule="auto"/>
        <w:jc w:val="both"/>
        <w:rPr>
          <w:rFonts w:ascii="Arial" w:hAnsi="Arial" w:cs="Arial"/>
          <w:sz w:val="24"/>
          <w:szCs w:val="24"/>
        </w:rPr>
      </w:pPr>
    </w:p>
    <w:p w14:paraId="4D05B20D" w14:textId="77777777" w:rsidR="00CB6699" w:rsidRPr="00951628" w:rsidRDefault="00CB6699" w:rsidP="00282EBF">
      <w:pPr>
        <w:pStyle w:val="Ttulo1"/>
      </w:pPr>
      <w:bookmarkStart w:id="0" w:name="_Toc365398600"/>
      <w:bookmarkStart w:id="1" w:name="_Toc132208063"/>
      <w:r w:rsidRPr="00951628">
        <w:t>1 INTRODUÇÃO</w:t>
      </w:r>
      <w:bookmarkEnd w:id="0"/>
      <w:bookmarkEnd w:id="1"/>
    </w:p>
    <w:p w14:paraId="4D05B20E" w14:textId="75EB7981" w:rsidR="00CB6699" w:rsidRDefault="00CB6699" w:rsidP="00282EBF">
      <w:pPr>
        <w:spacing w:after="0" w:line="360" w:lineRule="auto"/>
        <w:jc w:val="both"/>
        <w:rPr>
          <w:rFonts w:ascii="Arial" w:hAnsi="Arial" w:cs="Arial"/>
          <w:b/>
          <w:sz w:val="24"/>
          <w:szCs w:val="24"/>
        </w:rPr>
      </w:pPr>
    </w:p>
    <w:p w14:paraId="65A13E4D" w14:textId="77777777" w:rsidR="00DF547B" w:rsidRPr="00951628" w:rsidRDefault="00DF547B" w:rsidP="00282EBF">
      <w:pPr>
        <w:spacing w:after="0" w:line="360" w:lineRule="auto"/>
        <w:jc w:val="both"/>
        <w:rPr>
          <w:rFonts w:ascii="Arial" w:hAnsi="Arial" w:cs="Arial"/>
          <w:b/>
          <w:sz w:val="24"/>
          <w:szCs w:val="24"/>
        </w:rPr>
      </w:pPr>
    </w:p>
    <w:p w14:paraId="3FB7FC47" w14:textId="7A199486" w:rsidR="007F2FF3" w:rsidRPr="007F2FF3" w:rsidRDefault="007F2FF3" w:rsidP="007F2FF3">
      <w:pPr>
        <w:spacing w:after="0" w:line="360" w:lineRule="auto"/>
        <w:ind w:firstLine="708"/>
        <w:jc w:val="both"/>
        <w:rPr>
          <w:rFonts w:ascii="Arial" w:hAnsi="Arial" w:cs="Arial"/>
          <w:sz w:val="24"/>
          <w:szCs w:val="24"/>
        </w:rPr>
      </w:pPr>
      <w:r w:rsidRPr="007F2FF3">
        <w:rPr>
          <w:rFonts w:ascii="Arial" w:hAnsi="Arial" w:cs="Arial"/>
          <w:sz w:val="24"/>
          <w:szCs w:val="24"/>
        </w:rPr>
        <w:t>O presente projeto te</w:t>
      </w:r>
      <w:r w:rsidR="000F55C4">
        <w:rPr>
          <w:rFonts w:ascii="Arial" w:hAnsi="Arial" w:cs="Arial"/>
          <w:sz w:val="24"/>
          <w:szCs w:val="24"/>
        </w:rPr>
        <w:t>ve</w:t>
      </w:r>
      <w:r w:rsidRPr="007F2FF3">
        <w:rPr>
          <w:rFonts w:ascii="Arial" w:hAnsi="Arial" w:cs="Arial"/>
          <w:sz w:val="24"/>
          <w:szCs w:val="24"/>
        </w:rPr>
        <w:t xml:space="preserve"> a finalidade de abordar, através de métodos e ferramentas, o desenvolvimento de um </w:t>
      </w:r>
      <w:r w:rsidRPr="00CA3BB7">
        <w:rPr>
          <w:rFonts w:ascii="Arial" w:hAnsi="Arial" w:cs="Arial"/>
          <w:i/>
          <w:iCs/>
          <w:sz w:val="24"/>
          <w:szCs w:val="24"/>
        </w:rPr>
        <w:t>website</w:t>
      </w:r>
      <w:r w:rsidRPr="007F2FF3">
        <w:rPr>
          <w:rFonts w:ascii="Arial" w:hAnsi="Arial" w:cs="Arial"/>
          <w:sz w:val="24"/>
          <w:szCs w:val="24"/>
        </w:rPr>
        <w:t xml:space="preserve"> para auxiliar os usuários em compras. Podendo assim ser utilizado como indicativo, auxiliando </w:t>
      </w:r>
      <w:r w:rsidR="000F55C4">
        <w:rPr>
          <w:rFonts w:ascii="Arial" w:hAnsi="Arial" w:cs="Arial"/>
          <w:sz w:val="24"/>
          <w:szCs w:val="24"/>
        </w:rPr>
        <w:t xml:space="preserve">as </w:t>
      </w:r>
      <w:r w:rsidRPr="007F2FF3">
        <w:rPr>
          <w:rFonts w:ascii="Arial" w:hAnsi="Arial" w:cs="Arial"/>
          <w:sz w:val="24"/>
          <w:szCs w:val="24"/>
        </w:rPr>
        <w:t xml:space="preserve">pessoas </w:t>
      </w:r>
      <w:r w:rsidR="000F55C4">
        <w:rPr>
          <w:rFonts w:ascii="Arial" w:hAnsi="Arial" w:cs="Arial"/>
          <w:sz w:val="24"/>
          <w:szCs w:val="24"/>
        </w:rPr>
        <w:t>a</w:t>
      </w:r>
      <w:r w:rsidRPr="007F2FF3">
        <w:rPr>
          <w:rFonts w:ascii="Arial" w:hAnsi="Arial" w:cs="Arial"/>
          <w:sz w:val="24"/>
          <w:szCs w:val="24"/>
        </w:rPr>
        <w:t xml:space="preserve"> encontrar melhores preços</w:t>
      </w:r>
      <w:r w:rsidR="000F55C4">
        <w:rPr>
          <w:rFonts w:ascii="Arial" w:hAnsi="Arial" w:cs="Arial"/>
          <w:sz w:val="24"/>
          <w:szCs w:val="24"/>
        </w:rPr>
        <w:t xml:space="preserve"> dos produtos que buscam para </w:t>
      </w:r>
      <w:proofErr w:type="gramStart"/>
      <w:r w:rsidR="000F55C4">
        <w:rPr>
          <w:rFonts w:ascii="Arial" w:hAnsi="Arial" w:cs="Arial"/>
          <w:sz w:val="24"/>
          <w:szCs w:val="24"/>
        </w:rPr>
        <w:t xml:space="preserve">comprar </w:t>
      </w:r>
      <w:r w:rsidRPr="007F2FF3">
        <w:rPr>
          <w:rFonts w:ascii="Arial" w:hAnsi="Arial" w:cs="Arial"/>
          <w:sz w:val="24"/>
          <w:szCs w:val="24"/>
        </w:rPr>
        <w:t>.</w:t>
      </w:r>
      <w:proofErr w:type="gramEnd"/>
      <w:r w:rsidRPr="007F2FF3">
        <w:rPr>
          <w:rFonts w:ascii="Arial" w:hAnsi="Arial" w:cs="Arial"/>
          <w:sz w:val="24"/>
          <w:szCs w:val="24"/>
        </w:rPr>
        <w:t xml:space="preserve"> O </w:t>
      </w:r>
      <w:r w:rsidRPr="00CA3BB7">
        <w:rPr>
          <w:rFonts w:ascii="Arial" w:hAnsi="Arial" w:cs="Arial"/>
          <w:i/>
          <w:iCs/>
          <w:sz w:val="24"/>
          <w:szCs w:val="24"/>
        </w:rPr>
        <w:t>website</w:t>
      </w:r>
      <w:r w:rsidRPr="007F2FF3">
        <w:rPr>
          <w:rFonts w:ascii="Arial" w:hAnsi="Arial" w:cs="Arial"/>
          <w:sz w:val="24"/>
          <w:szCs w:val="24"/>
        </w:rPr>
        <w:t xml:space="preserve"> fará a divulgação de categorias relacionado a produtos variados podendo ser desde itens tecnológicos até itens usados casualmente no dia a dia como, por exemplo roupas, sapatos, entre outros.</w:t>
      </w:r>
    </w:p>
    <w:p w14:paraId="4D05B211" w14:textId="556466F5" w:rsidR="002A6517" w:rsidRDefault="007F2FF3" w:rsidP="007F2FF3">
      <w:pPr>
        <w:spacing w:after="0" w:line="360" w:lineRule="auto"/>
        <w:ind w:firstLine="708"/>
        <w:jc w:val="both"/>
        <w:rPr>
          <w:rFonts w:ascii="Arial" w:hAnsi="Arial" w:cs="Arial"/>
          <w:sz w:val="24"/>
          <w:szCs w:val="24"/>
        </w:rPr>
      </w:pPr>
      <w:r w:rsidRPr="007F2FF3">
        <w:rPr>
          <w:rFonts w:ascii="Arial" w:hAnsi="Arial" w:cs="Arial"/>
          <w:sz w:val="24"/>
          <w:szCs w:val="24"/>
        </w:rPr>
        <w:t xml:space="preserve">Chegou-se a este tema a partir da necessidade de criar um </w:t>
      </w:r>
      <w:r w:rsidRPr="00CA3BB7">
        <w:rPr>
          <w:rFonts w:ascii="Arial" w:hAnsi="Arial" w:cs="Arial"/>
          <w:i/>
          <w:iCs/>
          <w:sz w:val="24"/>
          <w:szCs w:val="24"/>
        </w:rPr>
        <w:t>website</w:t>
      </w:r>
      <w:r w:rsidRPr="007F2FF3">
        <w:rPr>
          <w:rFonts w:ascii="Arial" w:hAnsi="Arial" w:cs="Arial"/>
          <w:sz w:val="24"/>
          <w:szCs w:val="24"/>
        </w:rPr>
        <w:t xml:space="preserve"> que </w:t>
      </w:r>
      <w:r w:rsidR="000F55C4">
        <w:rPr>
          <w:rFonts w:ascii="Arial" w:hAnsi="Arial" w:cs="Arial"/>
          <w:sz w:val="24"/>
          <w:szCs w:val="24"/>
        </w:rPr>
        <w:t>direcione</w:t>
      </w:r>
      <w:r w:rsidRPr="007F2FF3">
        <w:rPr>
          <w:rFonts w:ascii="Arial" w:hAnsi="Arial" w:cs="Arial"/>
          <w:sz w:val="24"/>
          <w:szCs w:val="24"/>
        </w:rPr>
        <w:t xml:space="preserve"> os usuários para </w:t>
      </w:r>
      <w:r w:rsidRPr="00CA3BB7">
        <w:rPr>
          <w:rFonts w:ascii="Arial" w:hAnsi="Arial" w:cs="Arial"/>
          <w:i/>
          <w:iCs/>
          <w:sz w:val="24"/>
          <w:szCs w:val="24"/>
        </w:rPr>
        <w:t>website</w:t>
      </w:r>
      <w:r w:rsidR="000F55C4">
        <w:rPr>
          <w:rFonts w:ascii="Arial" w:hAnsi="Arial" w:cs="Arial"/>
          <w:i/>
          <w:iCs/>
          <w:sz w:val="24"/>
          <w:szCs w:val="24"/>
        </w:rPr>
        <w:t>s</w:t>
      </w:r>
      <w:r w:rsidRPr="007F2FF3">
        <w:rPr>
          <w:rFonts w:ascii="Arial" w:hAnsi="Arial" w:cs="Arial"/>
          <w:sz w:val="24"/>
          <w:szCs w:val="24"/>
        </w:rPr>
        <w:t xml:space="preserve"> onde cons</w:t>
      </w:r>
      <w:r w:rsidR="00CB2875">
        <w:rPr>
          <w:rFonts w:ascii="Arial" w:hAnsi="Arial" w:cs="Arial"/>
          <w:sz w:val="24"/>
          <w:szCs w:val="24"/>
        </w:rPr>
        <w:t>igam</w:t>
      </w:r>
      <w:r w:rsidR="00CA3BB7">
        <w:rPr>
          <w:rFonts w:ascii="Arial" w:hAnsi="Arial" w:cs="Arial"/>
          <w:sz w:val="24"/>
          <w:szCs w:val="24"/>
        </w:rPr>
        <w:t xml:space="preserve"> </w:t>
      </w:r>
      <w:r w:rsidR="000F55C4">
        <w:rPr>
          <w:rFonts w:ascii="Arial" w:hAnsi="Arial" w:cs="Arial"/>
          <w:sz w:val="24"/>
          <w:szCs w:val="24"/>
        </w:rPr>
        <w:t>r</w:t>
      </w:r>
      <w:r w:rsidRPr="007F2FF3">
        <w:rPr>
          <w:rFonts w:ascii="Arial" w:hAnsi="Arial" w:cs="Arial"/>
          <w:sz w:val="24"/>
          <w:szCs w:val="24"/>
        </w:rPr>
        <w:t xml:space="preserve">ealizar compras de diversos tipos de itens de qualquer lugar no Brasil.  </w:t>
      </w:r>
    </w:p>
    <w:p w14:paraId="05343A80" w14:textId="1F2E01B4" w:rsidR="007F2FF3" w:rsidRDefault="007F2FF3" w:rsidP="007F2FF3">
      <w:pPr>
        <w:spacing w:after="0" w:line="360" w:lineRule="auto"/>
        <w:ind w:firstLine="708"/>
        <w:jc w:val="both"/>
        <w:rPr>
          <w:rFonts w:ascii="Arial" w:hAnsi="Arial" w:cs="Arial"/>
          <w:sz w:val="24"/>
          <w:szCs w:val="24"/>
        </w:rPr>
      </w:pPr>
      <w:r w:rsidRPr="007F2FF3">
        <w:rPr>
          <w:rFonts w:ascii="Arial" w:hAnsi="Arial" w:cs="Arial"/>
          <w:sz w:val="24"/>
          <w:szCs w:val="24"/>
        </w:rPr>
        <w:t xml:space="preserve">Com o crescimento do mercado de </w:t>
      </w:r>
      <w:r w:rsidRPr="00CA3BB7">
        <w:rPr>
          <w:rFonts w:ascii="Arial" w:hAnsi="Arial" w:cs="Arial"/>
          <w:i/>
          <w:iCs/>
          <w:sz w:val="24"/>
          <w:szCs w:val="24"/>
        </w:rPr>
        <w:t>e-commerce</w:t>
      </w:r>
      <w:r w:rsidRPr="007F2FF3">
        <w:rPr>
          <w:rFonts w:ascii="Arial" w:hAnsi="Arial" w:cs="Arial"/>
          <w:sz w:val="24"/>
          <w:szCs w:val="24"/>
        </w:rPr>
        <w:t xml:space="preserve"> e a tendência é que cresça ainda mais, e com essa expansão teremos que nos adaptar a novos estilos, métodos, tanto de abordagem ao cliente como na forma de entregar o produto, além do que os clientes podem comprar de qualquer estado do Brasil. As lojas físicas não são mais adequadas para o comércio e para a maneira de comercializar. A comercialização tem </w:t>
      </w:r>
      <w:bookmarkStart w:id="2" w:name="_GoBack"/>
      <w:r w:rsidRPr="007F2FF3">
        <w:rPr>
          <w:rFonts w:ascii="Arial" w:hAnsi="Arial" w:cs="Arial"/>
          <w:sz w:val="24"/>
          <w:szCs w:val="24"/>
        </w:rPr>
        <w:t xml:space="preserve">grande importância no mercado atual, vários métodos serão e estão sendo criados </w:t>
      </w:r>
      <w:bookmarkEnd w:id="2"/>
      <w:r w:rsidRPr="007F2FF3">
        <w:rPr>
          <w:rFonts w:ascii="Arial" w:hAnsi="Arial" w:cs="Arial"/>
          <w:sz w:val="24"/>
          <w:szCs w:val="24"/>
        </w:rPr>
        <w:t xml:space="preserve">para atingir a expectativa do cliente e atendê-lo da melhor forma possível, trazendo assim novos conceitos e métodos de abordagem, portanto a criação de um website que fique à disposição do cliente 24 horas por dia entregando em quase todos os locais e países. A ideia é criar esse </w:t>
      </w:r>
      <w:r w:rsidRPr="00CA3BB7">
        <w:rPr>
          <w:rFonts w:ascii="Arial" w:hAnsi="Arial" w:cs="Arial"/>
          <w:i/>
          <w:iCs/>
          <w:sz w:val="24"/>
          <w:szCs w:val="24"/>
        </w:rPr>
        <w:t>website</w:t>
      </w:r>
      <w:r w:rsidRPr="007F2FF3">
        <w:rPr>
          <w:rFonts w:ascii="Arial" w:hAnsi="Arial" w:cs="Arial"/>
          <w:sz w:val="24"/>
          <w:szCs w:val="24"/>
        </w:rPr>
        <w:t xml:space="preserve"> para que usuários consigam se orientar onde poderá comprar algum produto de forma segura, com boas indicações e avaliações.</w:t>
      </w:r>
    </w:p>
    <w:p w14:paraId="394679C7" w14:textId="1552248B" w:rsidR="005B4268" w:rsidRDefault="005B4268" w:rsidP="00282EBF">
      <w:pPr>
        <w:spacing w:after="0" w:line="360" w:lineRule="auto"/>
        <w:jc w:val="both"/>
        <w:rPr>
          <w:rFonts w:ascii="Arial" w:hAnsi="Arial" w:cs="Arial"/>
          <w:sz w:val="24"/>
          <w:szCs w:val="24"/>
        </w:rPr>
      </w:pPr>
    </w:p>
    <w:p w14:paraId="0B50AAE3" w14:textId="77777777" w:rsidR="005B4268" w:rsidRPr="00677551" w:rsidRDefault="005B4268" w:rsidP="00282EBF">
      <w:pPr>
        <w:spacing w:after="0" w:line="360" w:lineRule="auto"/>
        <w:jc w:val="both"/>
        <w:rPr>
          <w:rFonts w:ascii="Arial" w:hAnsi="Arial" w:cs="Arial"/>
          <w:sz w:val="24"/>
          <w:szCs w:val="24"/>
        </w:rPr>
      </w:pPr>
    </w:p>
    <w:p w14:paraId="7070F99F" w14:textId="4BF3F4BF" w:rsidR="005B4268" w:rsidRPr="00677551" w:rsidRDefault="005B4268" w:rsidP="00282EBF">
      <w:pPr>
        <w:spacing w:after="0" w:line="360" w:lineRule="auto"/>
        <w:jc w:val="both"/>
        <w:rPr>
          <w:rFonts w:ascii="Arial" w:hAnsi="Arial" w:cs="Arial"/>
          <w:sz w:val="24"/>
          <w:szCs w:val="24"/>
        </w:rPr>
      </w:pPr>
    </w:p>
    <w:p w14:paraId="4D05B216" w14:textId="77777777" w:rsidR="002A6517" w:rsidRPr="00677551" w:rsidRDefault="002A6517" w:rsidP="00282EBF">
      <w:pPr>
        <w:spacing w:after="0" w:line="360" w:lineRule="auto"/>
        <w:jc w:val="both"/>
        <w:rPr>
          <w:rFonts w:ascii="Arial" w:hAnsi="Arial" w:cs="Arial"/>
          <w:sz w:val="24"/>
          <w:szCs w:val="24"/>
        </w:rPr>
      </w:pPr>
    </w:p>
    <w:p w14:paraId="4D05B21F" w14:textId="77777777" w:rsidR="00CB6699" w:rsidRPr="00951628" w:rsidRDefault="00CB6699" w:rsidP="00282EBF">
      <w:pPr>
        <w:spacing w:after="0" w:line="360" w:lineRule="auto"/>
        <w:jc w:val="both"/>
        <w:rPr>
          <w:rFonts w:ascii="Arial" w:hAnsi="Arial" w:cs="Arial"/>
          <w:b/>
          <w:sz w:val="24"/>
          <w:szCs w:val="24"/>
        </w:rPr>
      </w:pPr>
    </w:p>
    <w:p w14:paraId="4D05B220" w14:textId="77777777" w:rsidR="00434164" w:rsidRDefault="00434164" w:rsidP="00282EBF">
      <w:pPr>
        <w:spacing w:after="0" w:line="360" w:lineRule="auto"/>
        <w:rPr>
          <w:rFonts w:ascii="Arial" w:hAnsi="Arial" w:cs="Arial"/>
          <w:sz w:val="24"/>
          <w:szCs w:val="24"/>
        </w:rPr>
      </w:pPr>
      <w:bookmarkStart w:id="3" w:name="_Toc365398601"/>
      <w:r>
        <w:rPr>
          <w:rFonts w:ascii="Arial" w:hAnsi="Arial" w:cs="Arial"/>
          <w:sz w:val="24"/>
          <w:szCs w:val="24"/>
        </w:rPr>
        <w:br w:type="page"/>
      </w:r>
    </w:p>
    <w:p w14:paraId="4D05B221" w14:textId="77777777" w:rsidR="00F34CA0" w:rsidRDefault="00F34CA0" w:rsidP="00282EBF">
      <w:pPr>
        <w:spacing w:after="0" w:line="360" w:lineRule="auto"/>
        <w:rPr>
          <w:rFonts w:ascii="Arial" w:hAnsi="Arial" w:cs="Arial"/>
          <w:sz w:val="24"/>
          <w:szCs w:val="24"/>
        </w:rPr>
      </w:pPr>
    </w:p>
    <w:p w14:paraId="4D05B224" w14:textId="5422FBC5" w:rsidR="00CB6699" w:rsidRPr="00F34CA0" w:rsidRDefault="00CB6699" w:rsidP="004978F1">
      <w:pPr>
        <w:spacing w:after="0" w:line="360" w:lineRule="auto"/>
        <w:rPr>
          <w:rFonts w:ascii="Arial" w:hAnsi="Arial" w:cs="Arial"/>
          <w:b/>
          <w:sz w:val="24"/>
          <w:szCs w:val="24"/>
        </w:rPr>
      </w:pPr>
      <w:r w:rsidRPr="00F34CA0">
        <w:rPr>
          <w:rFonts w:ascii="Arial" w:hAnsi="Arial" w:cs="Arial"/>
          <w:b/>
          <w:sz w:val="24"/>
          <w:szCs w:val="24"/>
        </w:rPr>
        <w:t>2 OBJETIVOS</w:t>
      </w:r>
      <w:bookmarkEnd w:id="3"/>
    </w:p>
    <w:p w14:paraId="679230C1" w14:textId="7E77B676" w:rsidR="00FE2B1D" w:rsidRPr="004978F1" w:rsidRDefault="00CB6699" w:rsidP="004978F1">
      <w:pPr>
        <w:pStyle w:val="Ttulo2"/>
        <w:ind w:firstLine="708"/>
        <w:rPr>
          <w:b/>
        </w:rPr>
      </w:pPr>
      <w:bookmarkStart w:id="4" w:name="_Toc365398602"/>
      <w:bookmarkStart w:id="5" w:name="_Toc132208064"/>
      <w:r w:rsidRPr="004978F1">
        <w:rPr>
          <w:b/>
        </w:rPr>
        <w:t>2.1 OBJETIVO GERAL</w:t>
      </w:r>
      <w:bookmarkEnd w:id="4"/>
      <w:bookmarkEnd w:id="5"/>
    </w:p>
    <w:p w14:paraId="4D05B22C" w14:textId="3B9FF20B" w:rsidR="00CB6699" w:rsidRDefault="007F2FF3" w:rsidP="007F2FF3">
      <w:pPr>
        <w:spacing w:after="0" w:line="360" w:lineRule="auto"/>
        <w:ind w:firstLine="708"/>
        <w:jc w:val="both"/>
        <w:rPr>
          <w:rFonts w:ascii="Arial" w:hAnsi="Arial" w:cs="Arial"/>
          <w:sz w:val="24"/>
          <w:szCs w:val="24"/>
        </w:rPr>
      </w:pPr>
      <w:r w:rsidRPr="007F2FF3">
        <w:rPr>
          <w:rFonts w:ascii="Arial" w:hAnsi="Arial" w:cs="Arial"/>
          <w:sz w:val="24"/>
          <w:szCs w:val="24"/>
        </w:rPr>
        <w:t>Este trabalho te</w:t>
      </w:r>
      <w:r w:rsidR="000F55C4">
        <w:rPr>
          <w:rFonts w:ascii="Arial" w:hAnsi="Arial" w:cs="Arial"/>
          <w:sz w:val="24"/>
          <w:szCs w:val="24"/>
        </w:rPr>
        <w:t>ve</w:t>
      </w:r>
      <w:r w:rsidRPr="007F2FF3">
        <w:rPr>
          <w:rFonts w:ascii="Arial" w:hAnsi="Arial" w:cs="Arial"/>
          <w:sz w:val="24"/>
          <w:szCs w:val="24"/>
        </w:rPr>
        <w:t xml:space="preserve"> como objetivo criar um </w:t>
      </w:r>
      <w:r w:rsidRPr="00CA3BB7">
        <w:rPr>
          <w:rFonts w:ascii="Arial" w:hAnsi="Arial" w:cs="Arial"/>
          <w:i/>
          <w:iCs/>
          <w:sz w:val="24"/>
          <w:szCs w:val="24"/>
        </w:rPr>
        <w:t>website</w:t>
      </w:r>
      <w:r w:rsidRPr="007F2FF3">
        <w:rPr>
          <w:rFonts w:ascii="Arial" w:hAnsi="Arial" w:cs="Arial"/>
          <w:sz w:val="24"/>
          <w:szCs w:val="24"/>
        </w:rPr>
        <w:t xml:space="preserve"> que ajude na comercialização de objetos diversos, trazendo assim um aumento no comércio digital. O usuário poderá pesquisar a categoria do que deseja comprar e será recomendado de 2 a 4 sites, onde ele possa escolher o melhor lugar e será fornecido cupons de cada site, além de uma breve sugestão de como obter mais descontos </w:t>
      </w:r>
      <w:r w:rsidR="000F55C4">
        <w:rPr>
          <w:rFonts w:ascii="Arial" w:hAnsi="Arial" w:cs="Arial"/>
          <w:sz w:val="24"/>
          <w:szCs w:val="24"/>
        </w:rPr>
        <w:t xml:space="preserve">de um </w:t>
      </w:r>
      <w:r w:rsidRPr="007F2FF3">
        <w:rPr>
          <w:rFonts w:ascii="Arial" w:hAnsi="Arial" w:cs="Arial"/>
          <w:sz w:val="24"/>
          <w:szCs w:val="24"/>
        </w:rPr>
        <w:t xml:space="preserve">determinado </w:t>
      </w:r>
      <w:r w:rsidRPr="00CA3BB7">
        <w:rPr>
          <w:rFonts w:ascii="Arial" w:hAnsi="Arial" w:cs="Arial"/>
          <w:i/>
          <w:iCs/>
          <w:sz w:val="24"/>
          <w:szCs w:val="24"/>
        </w:rPr>
        <w:t>website.</w:t>
      </w:r>
    </w:p>
    <w:p w14:paraId="4D05B22D" w14:textId="77777777" w:rsidR="00CB6699" w:rsidRDefault="00CB6699" w:rsidP="00282EBF">
      <w:pPr>
        <w:spacing w:after="0" w:line="360" w:lineRule="auto"/>
        <w:jc w:val="both"/>
        <w:rPr>
          <w:rFonts w:ascii="Arial" w:hAnsi="Arial" w:cs="Arial"/>
          <w:sz w:val="24"/>
          <w:szCs w:val="24"/>
        </w:rPr>
      </w:pPr>
    </w:p>
    <w:p w14:paraId="646FD207" w14:textId="519FC98C" w:rsidR="007F2FF3" w:rsidRPr="004978F1" w:rsidRDefault="00CB6699" w:rsidP="004978F1">
      <w:pPr>
        <w:pStyle w:val="Ttulo2"/>
        <w:ind w:firstLine="708"/>
        <w:rPr>
          <w:b/>
        </w:rPr>
      </w:pPr>
      <w:bookmarkStart w:id="6" w:name="_Toc365398603"/>
      <w:bookmarkStart w:id="7" w:name="_Toc132208065"/>
      <w:r w:rsidRPr="004978F1">
        <w:rPr>
          <w:b/>
        </w:rPr>
        <w:t>2.2 OBJETIVOS ESPECÍFICOS</w:t>
      </w:r>
      <w:bookmarkEnd w:id="6"/>
      <w:bookmarkEnd w:id="7"/>
    </w:p>
    <w:p w14:paraId="30D93507" w14:textId="22A801EE" w:rsidR="007F2FF3" w:rsidRPr="007F2FF3" w:rsidRDefault="007F2FF3" w:rsidP="007F2FF3">
      <w:pPr>
        <w:spacing w:after="0" w:line="360" w:lineRule="auto"/>
        <w:jc w:val="both"/>
        <w:rPr>
          <w:rFonts w:ascii="Arial" w:hAnsi="Arial" w:cs="Arial"/>
          <w:sz w:val="24"/>
          <w:szCs w:val="24"/>
        </w:rPr>
      </w:pPr>
      <w:r w:rsidRPr="007F2FF3">
        <w:rPr>
          <w:rFonts w:ascii="Arial" w:hAnsi="Arial" w:cs="Arial"/>
          <w:sz w:val="24"/>
          <w:szCs w:val="24"/>
        </w:rPr>
        <w:tab/>
      </w:r>
      <w:r>
        <w:rPr>
          <w:rFonts w:ascii="Arial" w:hAnsi="Arial" w:cs="Arial"/>
          <w:sz w:val="24"/>
          <w:szCs w:val="24"/>
        </w:rPr>
        <w:t xml:space="preserve">- </w:t>
      </w:r>
      <w:r w:rsidRPr="007F2FF3">
        <w:rPr>
          <w:rFonts w:ascii="Arial" w:hAnsi="Arial" w:cs="Arial"/>
          <w:sz w:val="24"/>
          <w:szCs w:val="24"/>
        </w:rPr>
        <w:t xml:space="preserve">Estudar ferramentas apropriadas para o desenvolvimento desse </w:t>
      </w:r>
      <w:r w:rsidRPr="00CA3BB7">
        <w:rPr>
          <w:rFonts w:ascii="Arial" w:hAnsi="Arial" w:cs="Arial"/>
          <w:i/>
          <w:iCs/>
          <w:sz w:val="24"/>
          <w:szCs w:val="24"/>
        </w:rPr>
        <w:t>website</w:t>
      </w:r>
      <w:r w:rsidRPr="007F2FF3">
        <w:rPr>
          <w:rFonts w:ascii="Arial" w:hAnsi="Arial" w:cs="Arial"/>
          <w:sz w:val="24"/>
          <w:szCs w:val="24"/>
        </w:rPr>
        <w:t>;</w:t>
      </w:r>
    </w:p>
    <w:p w14:paraId="17D42942" w14:textId="6747E3B6" w:rsidR="007F2FF3" w:rsidRPr="007F2FF3" w:rsidRDefault="007F2FF3" w:rsidP="007F2FF3">
      <w:pPr>
        <w:spacing w:after="0" w:line="360" w:lineRule="auto"/>
        <w:jc w:val="both"/>
        <w:rPr>
          <w:rFonts w:ascii="Arial" w:hAnsi="Arial" w:cs="Arial"/>
          <w:sz w:val="24"/>
          <w:szCs w:val="24"/>
        </w:rPr>
      </w:pPr>
      <w:r w:rsidRPr="007F2FF3">
        <w:rPr>
          <w:rFonts w:ascii="Arial" w:hAnsi="Arial" w:cs="Arial"/>
          <w:sz w:val="24"/>
          <w:szCs w:val="24"/>
        </w:rPr>
        <w:tab/>
      </w:r>
      <w:r>
        <w:rPr>
          <w:rFonts w:ascii="Arial" w:hAnsi="Arial" w:cs="Arial"/>
          <w:sz w:val="24"/>
          <w:szCs w:val="24"/>
        </w:rPr>
        <w:t xml:space="preserve">- </w:t>
      </w:r>
      <w:r w:rsidRPr="007F2FF3">
        <w:rPr>
          <w:rFonts w:ascii="Arial" w:hAnsi="Arial" w:cs="Arial"/>
          <w:sz w:val="24"/>
          <w:szCs w:val="24"/>
        </w:rPr>
        <w:t xml:space="preserve">Realizar o levantamento </w:t>
      </w:r>
      <w:r w:rsidR="000F55C4">
        <w:rPr>
          <w:rFonts w:ascii="Arial" w:hAnsi="Arial" w:cs="Arial"/>
          <w:sz w:val="24"/>
          <w:szCs w:val="24"/>
        </w:rPr>
        <w:t xml:space="preserve">dos requisitos do </w:t>
      </w:r>
      <w:r w:rsidR="000F55C4" w:rsidRPr="00CA3BB7">
        <w:rPr>
          <w:rFonts w:ascii="Arial" w:hAnsi="Arial" w:cs="Arial"/>
          <w:i/>
          <w:iCs/>
          <w:sz w:val="24"/>
          <w:szCs w:val="24"/>
        </w:rPr>
        <w:t>website</w:t>
      </w:r>
      <w:r w:rsidR="000F55C4">
        <w:rPr>
          <w:rFonts w:ascii="Arial" w:hAnsi="Arial" w:cs="Arial"/>
          <w:sz w:val="24"/>
          <w:szCs w:val="24"/>
        </w:rPr>
        <w:t xml:space="preserve"> </w:t>
      </w:r>
      <w:r w:rsidRPr="007F2FF3">
        <w:rPr>
          <w:rFonts w:ascii="Arial" w:hAnsi="Arial" w:cs="Arial"/>
          <w:sz w:val="24"/>
          <w:szCs w:val="24"/>
        </w:rPr>
        <w:t xml:space="preserve">e análise de requisitos do </w:t>
      </w:r>
      <w:r w:rsidRPr="00CA3BB7">
        <w:rPr>
          <w:rFonts w:ascii="Arial" w:hAnsi="Arial" w:cs="Arial"/>
          <w:i/>
          <w:iCs/>
          <w:sz w:val="24"/>
          <w:szCs w:val="24"/>
        </w:rPr>
        <w:t>website</w:t>
      </w:r>
      <w:r w:rsidRPr="007F2FF3">
        <w:rPr>
          <w:rFonts w:ascii="Arial" w:hAnsi="Arial" w:cs="Arial"/>
          <w:sz w:val="24"/>
          <w:szCs w:val="24"/>
        </w:rPr>
        <w:t>;</w:t>
      </w:r>
    </w:p>
    <w:p w14:paraId="413F890A" w14:textId="16733D2A" w:rsidR="007F2FF3" w:rsidRPr="007F2FF3" w:rsidRDefault="007F2FF3" w:rsidP="007F2FF3">
      <w:pPr>
        <w:spacing w:after="0" w:line="360" w:lineRule="auto"/>
        <w:jc w:val="both"/>
        <w:rPr>
          <w:rFonts w:ascii="Arial" w:hAnsi="Arial" w:cs="Arial"/>
          <w:sz w:val="24"/>
          <w:szCs w:val="24"/>
        </w:rPr>
      </w:pPr>
      <w:r w:rsidRPr="007F2FF3">
        <w:rPr>
          <w:rFonts w:ascii="Arial" w:hAnsi="Arial" w:cs="Arial"/>
          <w:sz w:val="24"/>
          <w:szCs w:val="24"/>
        </w:rPr>
        <w:tab/>
      </w:r>
      <w:r>
        <w:rPr>
          <w:rFonts w:ascii="Arial" w:hAnsi="Arial" w:cs="Arial"/>
          <w:sz w:val="24"/>
          <w:szCs w:val="24"/>
        </w:rPr>
        <w:t xml:space="preserve">- </w:t>
      </w:r>
      <w:r w:rsidRPr="007F2FF3">
        <w:rPr>
          <w:rFonts w:ascii="Arial" w:hAnsi="Arial" w:cs="Arial"/>
          <w:sz w:val="24"/>
          <w:szCs w:val="24"/>
        </w:rPr>
        <w:t>Desenvolver os diagramas do projeto do website;</w:t>
      </w:r>
    </w:p>
    <w:p w14:paraId="4D05B234" w14:textId="090870DA" w:rsidR="00CB6699" w:rsidRDefault="007F2FF3" w:rsidP="007F2FF3">
      <w:pPr>
        <w:spacing w:after="0" w:line="360" w:lineRule="auto"/>
        <w:jc w:val="both"/>
        <w:rPr>
          <w:rFonts w:ascii="Arial" w:hAnsi="Arial" w:cs="Arial"/>
          <w:sz w:val="24"/>
          <w:szCs w:val="24"/>
        </w:rPr>
      </w:pPr>
      <w:r w:rsidRPr="007F2FF3">
        <w:rPr>
          <w:rFonts w:ascii="Arial" w:hAnsi="Arial" w:cs="Arial"/>
          <w:sz w:val="24"/>
          <w:szCs w:val="24"/>
        </w:rPr>
        <w:tab/>
      </w:r>
      <w:r>
        <w:rPr>
          <w:rFonts w:ascii="Arial" w:hAnsi="Arial" w:cs="Arial"/>
          <w:sz w:val="24"/>
          <w:szCs w:val="24"/>
        </w:rPr>
        <w:t xml:space="preserve">- </w:t>
      </w:r>
      <w:r w:rsidRPr="007F2FF3">
        <w:rPr>
          <w:rFonts w:ascii="Arial" w:hAnsi="Arial" w:cs="Arial"/>
          <w:sz w:val="24"/>
          <w:szCs w:val="24"/>
        </w:rPr>
        <w:t xml:space="preserve">Desenvolver as telas de protótipos do </w:t>
      </w:r>
      <w:r w:rsidRPr="00CA3BB7">
        <w:rPr>
          <w:rFonts w:ascii="Arial" w:hAnsi="Arial" w:cs="Arial"/>
          <w:i/>
          <w:iCs/>
          <w:sz w:val="24"/>
          <w:szCs w:val="24"/>
        </w:rPr>
        <w:t>website</w:t>
      </w:r>
      <w:r w:rsidRPr="007F2FF3">
        <w:rPr>
          <w:rFonts w:ascii="Arial" w:hAnsi="Arial" w:cs="Arial"/>
          <w:sz w:val="24"/>
          <w:szCs w:val="24"/>
        </w:rPr>
        <w:t>;</w:t>
      </w:r>
    </w:p>
    <w:p w14:paraId="4D05B235" w14:textId="77777777" w:rsidR="00CB6699" w:rsidRDefault="00CB6699" w:rsidP="00282EBF">
      <w:pPr>
        <w:spacing w:after="0" w:line="360" w:lineRule="auto"/>
        <w:jc w:val="both"/>
        <w:rPr>
          <w:rFonts w:ascii="Arial" w:hAnsi="Arial" w:cs="Arial"/>
          <w:sz w:val="24"/>
          <w:szCs w:val="24"/>
        </w:rPr>
      </w:pPr>
    </w:p>
    <w:p w14:paraId="4D05B236" w14:textId="77777777" w:rsidR="00CB6699" w:rsidRDefault="00CB6699" w:rsidP="00282EBF">
      <w:pPr>
        <w:spacing w:after="0" w:line="360" w:lineRule="auto"/>
        <w:jc w:val="both"/>
        <w:rPr>
          <w:rFonts w:ascii="Arial" w:hAnsi="Arial" w:cs="Arial"/>
          <w:sz w:val="24"/>
          <w:szCs w:val="24"/>
        </w:rPr>
      </w:pPr>
    </w:p>
    <w:p w14:paraId="4D05B237" w14:textId="77777777" w:rsidR="00CB6699" w:rsidRDefault="00CB6699" w:rsidP="00282EBF">
      <w:pPr>
        <w:spacing w:after="0" w:line="360" w:lineRule="auto"/>
        <w:jc w:val="both"/>
        <w:rPr>
          <w:rFonts w:ascii="Arial" w:hAnsi="Arial" w:cs="Arial"/>
          <w:sz w:val="24"/>
          <w:szCs w:val="24"/>
        </w:rPr>
      </w:pPr>
    </w:p>
    <w:p w14:paraId="4D05B238" w14:textId="77777777" w:rsidR="00CB6699" w:rsidRDefault="00CB6699" w:rsidP="00282EBF">
      <w:pPr>
        <w:spacing w:after="0" w:line="360" w:lineRule="auto"/>
        <w:jc w:val="both"/>
        <w:rPr>
          <w:rFonts w:ascii="Arial" w:hAnsi="Arial" w:cs="Arial"/>
          <w:sz w:val="24"/>
          <w:szCs w:val="24"/>
        </w:rPr>
      </w:pPr>
    </w:p>
    <w:p w14:paraId="6D70DA87" w14:textId="5B744395" w:rsidR="00CA3BB7" w:rsidRDefault="00CA3BB7" w:rsidP="00282EBF">
      <w:pPr>
        <w:spacing w:after="0" w:line="360" w:lineRule="auto"/>
        <w:jc w:val="both"/>
        <w:rPr>
          <w:rFonts w:ascii="Arial" w:hAnsi="Arial" w:cs="Arial"/>
          <w:sz w:val="24"/>
          <w:szCs w:val="24"/>
        </w:rPr>
      </w:pPr>
    </w:p>
    <w:p w14:paraId="16519CDF" w14:textId="53FBE682" w:rsidR="004978F1" w:rsidRDefault="004978F1" w:rsidP="00282EBF">
      <w:pPr>
        <w:spacing w:after="0" w:line="360" w:lineRule="auto"/>
        <w:jc w:val="both"/>
        <w:rPr>
          <w:rFonts w:ascii="Arial" w:hAnsi="Arial" w:cs="Arial"/>
          <w:sz w:val="24"/>
          <w:szCs w:val="24"/>
        </w:rPr>
      </w:pPr>
    </w:p>
    <w:p w14:paraId="01C6FEB8" w14:textId="4A268520" w:rsidR="004978F1" w:rsidRDefault="004978F1" w:rsidP="00282EBF">
      <w:pPr>
        <w:spacing w:after="0" w:line="360" w:lineRule="auto"/>
        <w:jc w:val="both"/>
        <w:rPr>
          <w:rFonts w:ascii="Arial" w:hAnsi="Arial" w:cs="Arial"/>
          <w:sz w:val="24"/>
          <w:szCs w:val="24"/>
        </w:rPr>
      </w:pPr>
    </w:p>
    <w:p w14:paraId="42CE03E1" w14:textId="7477A4C1" w:rsidR="004978F1" w:rsidRDefault="004978F1" w:rsidP="00282EBF">
      <w:pPr>
        <w:spacing w:after="0" w:line="360" w:lineRule="auto"/>
        <w:jc w:val="both"/>
        <w:rPr>
          <w:rFonts w:ascii="Arial" w:hAnsi="Arial" w:cs="Arial"/>
          <w:sz w:val="24"/>
          <w:szCs w:val="24"/>
        </w:rPr>
      </w:pPr>
    </w:p>
    <w:p w14:paraId="2CF86E09" w14:textId="51A214BA" w:rsidR="004978F1" w:rsidRDefault="004978F1" w:rsidP="00282EBF">
      <w:pPr>
        <w:spacing w:after="0" w:line="360" w:lineRule="auto"/>
        <w:jc w:val="both"/>
        <w:rPr>
          <w:rFonts w:ascii="Arial" w:hAnsi="Arial" w:cs="Arial"/>
          <w:sz w:val="24"/>
          <w:szCs w:val="24"/>
        </w:rPr>
      </w:pPr>
    </w:p>
    <w:p w14:paraId="52020C05" w14:textId="3393FD99" w:rsidR="004978F1" w:rsidRDefault="004978F1" w:rsidP="00282EBF">
      <w:pPr>
        <w:spacing w:after="0" w:line="360" w:lineRule="auto"/>
        <w:jc w:val="both"/>
        <w:rPr>
          <w:rFonts w:ascii="Arial" w:hAnsi="Arial" w:cs="Arial"/>
          <w:sz w:val="24"/>
          <w:szCs w:val="24"/>
        </w:rPr>
      </w:pPr>
    </w:p>
    <w:p w14:paraId="4F74B1FE" w14:textId="4ADD4E31" w:rsidR="004978F1" w:rsidRDefault="004978F1" w:rsidP="00282EBF">
      <w:pPr>
        <w:spacing w:after="0" w:line="360" w:lineRule="auto"/>
        <w:jc w:val="both"/>
        <w:rPr>
          <w:rFonts w:ascii="Arial" w:hAnsi="Arial" w:cs="Arial"/>
          <w:sz w:val="24"/>
          <w:szCs w:val="24"/>
        </w:rPr>
      </w:pPr>
    </w:p>
    <w:p w14:paraId="270D7D60" w14:textId="4B8FA1F8" w:rsidR="004978F1" w:rsidRDefault="004978F1" w:rsidP="00282EBF">
      <w:pPr>
        <w:spacing w:after="0" w:line="360" w:lineRule="auto"/>
        <w:jc w:val="both"/>
        <w:rPr>
          <w:rFonts w:ascii="Arial" w:hAnsi="Arial" w:cs="Arial"/>
          <w:sz w:val="24"/>
          <w:szCs w:val="24"/>
        </w:rPr>
      </w:pPr>
    </w:p>
    <w:p w14:paraId="6045759E" w14:textId="63BE1606" w:rsidR="004978F1" w:rsidRDefault="004978F1" w:rsidP="00282EBF">
      <w:pPr>
        <w:spacing w:after="0" w:line="360" w:lineRule="auto"/>
        <w:jc w:val="both"/>
        <w:rPr>
          <w:rFonts w:ascii="Arial" w:hAnsi="Arial" w:cs="Arial"/>
          <w:sz w:val="24"/>
          <w:szCs w:val="24"/>
        </w:rPr>
      </w:pPr>
    </w:p>
    <w:p w14:paraId="0E5FC60A" w14:textId="0B3D29A7" w:rsidR="004978F1" w:rsidRDefault="004978F1" w:rsidP="00282EBF">
      <w:pPr>
        <w:spacing w:after="0" w:line="360" w:lineRule="auto"/>
        <w:jc w:val="both"/>
        <w:rPr>
          <w:rFonts w:ascii="Arial" w:hAnsi="Arial" w:cs="Arial"/>
          <w:sz w:val="24"/>
          <w:szCs w:val="24"/>
        </w:rPr>
      </w:pPr>
    </w:p>
    <w:p w14:paraId="4473B21A" w14:textId="25845F65" w:rsidR="004978F1" w:rsidRDefault="004978F1" w:rsidP="00282EBF">
      <w:pPr>
        <w:spacing w:after="0" w:line="360" w:lineRule="auto"/>
        <w:jc w:val="both"/>
        <w:rPr>
          <w:rFonts w:ascii="Arial" w:hAnsi="Arial" w:cs="Arial"/>
          <w:sz w:val="24"/>
          <w:szCs w:val="24"/>
        </w:rPr>
      </w:pPr>
    </w:p>
    <w:p w14:paraId="624C7843" w14:textId="2AAE82A0" w:rsidR="004978F1" w:rsidRDefault="004978F1" w:rsidP="00282EBF">
      <w:pPr>
        <w:spacing w:after="0" w:line="360" w:lineRule="auto"/>
        <w:jc w:val="both"/>
        <w:rPr>
          <w:rFonts w:ascii="Arial" w:hAnsi="Arial" w:cs="Arial"/>
          <w:sz w:val="24"/>
          <w:szCs w:val="24"/>
        </w:rPr>
      </w:pPr>
    </w:p>
    <w:p w14:paraId="5ED6A6A4" w14:textId="77777777" w:rsidR="004978F1" w:rsidRDefault="004978F1" w:rsidP="002502B1">
      <w:pPr>
        <w:pStyle w:val="Ttulo1"/>
        <w:rPr>
          <w:b w:val="0"/>
        </w:rPr>
      </w:pPr>
      <w:bookmarkStart w:id="8" w:name="_Toc365398604"/>
    </w:p>
    <w:p w14:paraId="4FA361E9" w14:textId="77777777" w:rsidR="004978F1" w:rsidRDefault="004978F1" w:rsidP="002502B1">
      <w:pPr>
        <w:pStyle w:val="Ttulo1"/>
      </w:pPr>
    </w:p>
    <w:p w14:paraId="1D85CA64" w14:textId="6BC3BFD6" w:rsidR="002502B1" w:rsidRDefault="00CB6699" w:rsidP="002502B1">
      <w:pPr>
        <w:pStyle w:val="Ttulo1"/>
      </w:pPr>
      <w:bookmarkStart w:id="9" w:name="_Toc132208066"/>
      <w:r>
        <w:lastRenderedPageBreak/>
        <w:t xml:space="preserve">3 </w:t>
      </w:r>
      <w:r w:rsidR="002502B1" w:rsidRPr="00CA3BB7">
        <w:t>REVISÃO BIBLIOGRÁFICA</w:t>
      </w:r>
      <w:bookmarkEnd w:id="9"/>
    </w:p>
    <w:p w14:paraId="3D615AFA" w14:textId="77777777" w:rsidR="002502B1" w:rsidRDefault="002502B1" w:rsidP="002502B1">
      <w:pPr>
        <w:spacing w:after="0" w:line="360" w:lineRule="auto"/>
        <w:jc w:val="both"/>
        <w:rPr>
          <w:rFonts w:ascii="Arial" w:hAnsi="Arial" w:cs="Arial"/>
          <w:sz w:val="24"/>
          <w:szCs w:val="24"/>
        </w:rPr>
      </w:pPr>
    </w:p>
    <w:p w14:paraId="5AEC0E6C" w14:textId="190D06D4" w:rsidR="002502B1" w:rsidRDefault="002502B1" w:rsidP="004978F1">
      <w:pPr>
        <w:pStyle w:val="Ttulo2"/>
        <w:ind w:firstLine="708"/>
      </w:pPr>
      <w:bookmarkStart w:id="10" w:name="_Toc365398606"/>
      <w:bookmarkStart w:id="11" w:name="_Toc132208067"/>
      <w:r w:rsidRPr="00CB1209">
        <w:rPr>
          <w:b/>
        </w:rPr>
        <w:t>3.</w:t>
      </w:r>
      <w:bookmarkEnd w:id="10"/>
      <w:r w:rsidRPr="00CB1209">
        <w:rPr>
          <w:b/>
        </w:rPr>
        <w:t xml:space="preserve">1 </w:t>
      </w:r>
      <w:r w:rsidR="00CB1209" w:rsidRPr="00CB1209">
        <w:rPr>
          <w:b/>
        </w:rPr>
        <w:t>HTML</w:t>
      </w:r>
      <w:bookmarkEnd w:id="11"/>
    </w:p>
    <w:p w14:paraId="76309FA6" w14:textId="77777777" w:rsidR="00CB1209" w:rsidRPr="00CB1209" w:rsidRDefault="00CB1209" w:rsidP="00CA3BB7">
      <w:pPr>
        <w:spacing w:line="360" w:lineRule="auto"/>
        <w:ind w:firstLine="708"/>
        <w:jc w:val="both"/>
        <w:rPr>
          <w:rFonts w:ascii="Arial" w:hAnsi="Arial" w:cs="Arial"/>
          <w:sz w:val="24"/>
          <w:szCs w:val="24"/>
        </w:rPr>
      </w:pPr>
      <w:r w:rsidRPr="00CB1209">
        <w:rPr>
          <w:rFonts w:ascii="Arial" w:hAnsi="Arial" w:cs="Arial"/>
          <w:sz w:val="24"/>
          <w:szCs w:val="24"/>
        </w:rPr>
        <w:t>A linguagem de marcação HTML foi criada pelo britânico Tim Berners-Lee em 1991 com a finalidade de facilitar a comunicação e disseminação de documentos entre pesquisadores. HTML passou a ser utilizado intensamente para o desenvolvimento de páginas web, onde por meio de marcadores e atributos, define a estrutura do conteúdo que será exibido nos navegadores de internet (XAVIER, 2019).</w:t>
      </w:r>
    </w:p>
    <w:p w14:paraId="2CF22AC4" w14:textId="49F36C32" w:rsidR="002502B1" w:rsidRDefault="00CB1209" w:rsidP="00CA3BB7">
      <w:pPr>
        <w:spacing w:line="360" w:lineRule="auto"/>
        <w:ind w:firstLine="708"/>
        <w:jc w:val="both"/>
        <w:rPr>
          <w:rFonts w:ascii="Arial" w:hAnsi="Arial" w:cs="Arial"/>
          <w:sz w:val="24"/>
          <w:szCs w:val="24"/>
        </w:rPr>
      </w:pPr>
      <w:r w:rsidRPr="00CB1209">
        <w:rPr>
          <w:rFonts w:ascii="Arial" w:hAnsi="Arial" w:cs="Arial"/>
          <w:sz w:val="24"/>
          <w:szCs w:val="24"/>
        </w:rPr>
        <w:t xml:space="preserve">O HTML possuí uma estrutura própria de escrita que se dá através de </w:t>
      </w:r>
      <w:proofErr w:type="spellStart"/>
      <w:r w:rsidRPr="00CB1209">
        <w:rPr>
          <w:rFonts w:ascii="Arial" w:hAnsi="Arial" w:cs="Arial"/>
          <w:sz w:val="24"/>
          <w:szCs w:val="24"/>
        </w:rPr>
        <w:t>tags</w:t>
      </w:r>
      <w:proofErr w:type="spellEnd"/>
      <w:r w:rsidRPr="00CB1209">
        <w:rPr>
          <w:rFonts w:ascii="Arial" w:hAnsi="Arial" w:cs="Arial"/>
          <w:sz w:val="24"/>
          <w:szCs w:val="24"/>
        </w:rPr>
        <w:t xml:space="preserve">, de forma que cada </w:t>
      </w:r>
      <w:proofErr w:type="spellStart"/>
      <w:r w:rsidRPr="00CB1209">
        <w:rPr>
          <w:rFonts w:ascii="Arial" w:hAnsi="Arial" w:cs="Arial"/>
          <w:sz w:val="24"/>
          <w:szCs w:val="24"/>
        </w:rPr>
        <w:t>tag</w:t>
      </w:r>
      <w:proofErr w:type="spellEnd"/>
      <w:r w:rsidRPr="00CB1209">
        <w:rPr>
          <w:rFonts w:ascii="Arial" w:hAnsi="Arial" w:cs="Arial"/>
          <w:sz w:val="24"/>
          <w:szCs w:val="24"/>
        </w:rPr>
        <w:t xml:space="preserve"> é responsável por demarcar o código gerado pela linguagem, nos dias atuais, o HTML se encontra em sua versão 5, porém essa versão não é definitiva, visto que a mesma ainda pode receber novas atualizações (MARQUES, 2019).</w:t>
      </w:r>
    </w:p>
    <w:p w14:paraId="615F5966" w14:textId="77777777" w:rsidR="002502B1" w:rsidRDefault="002502B1" w:rsidP="002502B1">
      <w:pPr>
        <w:spacing w:after="0" w:line="360" w:lineRule="auto"/>
        <w:rPr>
          <w:rFonts w:ascii="Arial" w:hAnsi="Arial" w:cs="Arial"/>
          <w:sz w:val="24"/>
          <w:szCs w:val="24"/>
        </w:rPr>
      </w:pPr>
    </w:p>
    <w:p w14:paraId="21F580BD" w14:textId="65225696" w:rsidR="002502B1" w:rsidRDefault="002502B1" w:rsidP="00E65067">
      <w:pPr>
        <w:pStyle w:val="Ttulo2"/>
        <w:ind w:firstLine="708"/>
        <w:rPr>
          <w:b/>
        </w:rPr>
      </w:pPr>
      <w:bookmarkStart w:id="12" w:name="_Toc132208068"/>
      <w:r>
        <w:rPr>
          <w:b/>
        </w:rPr>
        <w:t>3</w:t>
      </w:r>
      <w:r w:rsidR="00CB1209">
        <w:rPr>
          <w:b/>
        </w:rPr>
        <w:t>.2</w:t>
      </w:r>
      <w:r w:rsidRPr="004B59B2">
        <w:rPr>
          <w:b/>
        </w:rPr>
        <w:t xml:space="preserve"> </w:t>
      </w:r>
      <w:r w:rsidR="00CB1209">
        <w:rPr>
          <w:b/>
        </w:rPr>
        <w:t>CSS</w:t>
      </w:r>
      <w:bookmarkEnd w:id="12"/>
    </w:p>
    <w:p w14:paraId="483AD3D1" w14:textId="77777777" w:rsidR="00CB1209" w:rsidRPr="00CB1209" w:rsidRDefault="00CB1209" w:rsidP="0029000E">
      <w:pPr>
        <w:spacing w:after="0" w:line="360" w:lineRule="auto"/>
        <w:ind w:firstLine="708"/>
        <w:jc w:val="both"/>
        <w:rPr>
          <w:rFonts w:ascii="Arial" w:hAnsi="Arial" w:cs="Arial"/>
          <w:sz w:val="24"/>
          <w:szCs w:val="24"/>
        </w:rPr>
      </w:pPr>
      <w:r w:rsidRPr="00CB1209">
        <w:rPr>
          <w:rFonts w:ascii="Arial" w:hAnsi="Arial" w:cs="Arial"/>
          <w:sz w:val="24"/>
          <w:szCs w:val="24"/>
        </w:rPr>
        <w:t>Segundo Gonçalves (2022), o CSS se trata de uma linguagem de estilização, sendo utilizado para dar estilo para as marcações feitas na linguagem HTML, de modo a ser responsável pelos efeitos visuais e personalizados que se fazem presentes em todos os sites, como cores, espaçamentos, efeitos de transição, entre outros inúmeros estilos que essa tecnologia proporciona.</w:t>
      </w:r>
    </w:p>
    <w:p w14:paraId="13DCDC22" w14:textId="77777777" w:rsidR="00CB1209" w:rsidRPr="00CB1209" w:rsidRDefault="00CB1209" w:rsidP="0029000E">
      <w:pPr>
        <w:spacing w:after="0" w:line="360" w:lineRule="auto"/>
        <w:ind w:firstLine="708"/>
        <w:jc w:val="both"/>
        <w:rPr>
          <w:rFonts w:ascii="Arial" w:hAnsi="Arial" w:cs="Arial"/>
          <w:sz w:val="24"/>
          <w:szCs w:val="24"/>
        </w:rPr>
      </w:pPr>
      <w:r w:rsidRPr="00CB1209">
        <w:rPr>
          <w:rFonts w:ascii="Arial" w:hAnsi="Arial" w:cs="Arial"/>
          <w:sz w:val="24"/>
          <w:szCs w:val="24"/>
        </w:rPr>
        <w:t xml:space="preserve">Uma vez que o HTML não foi criado com a intenção de possuir </w:t>
      </w:r>
      <w:proofErr w:type="spellStart"/>
      <w:r w:rsidRPr="00CB1209">
        <w:rPr>
          <w:rFonts w:ascii="Arial" w:hAnsi="Arial" w:cs="Arial"/>
          <w:sz w:val="24"/>
          <w:szCs w:val="24"/>
        </w:rPr>
        <w:t>tags</w:t>
      </w:r>
      <w:proofErr w:type="spellEnd"/>
      <w:r w:rsidRPr="00CB1209">
        <w:rPr>
          <w:rFonts w:ascii="Arial" w:hAnsi="Arial" w:cs="Arial"/>
          <w:sz w:val="24"/>
          <w:szCs w:val="24"/>
        </w:rPr>
        <w:t xml:space="preserve"> que fossem capazes de personalizar a formatação das páginas web, isso se deve pelo fato de que os usuários estavam preferindo acessar sites mais elaborados e agradáveis aos olhos, ou seja, essa linguagem foi criada com o propósito de resolver essa questão (GONÇALVES, 2022).</w:t>
      </w:r>
    </w:p>
    <w:p w14:paraId="34F6308F" w14:textId="1AF5CAB6" w:rsidR="00CB1209" w:rsidRPr="00CB1209" w:rsidRDefault="00CB1209" w:rsidP="0029000E">
      <w:pPr>
        <w:spacing w:after="0" w:line="360" w:lineRule="auto"/>
        <w:ind w:firstLine="708"/>
        <w:jc w:val="both"/>
        <w:rPr>
          <w:rFonts w:ascii="Arial" w:hAnsi="Arial" w:cs="Arial"/>
          <w:sz w:val="24"/>
          <w:szCs w:val="24"/>
        </w:rPr>
      </w:pPr>
      <w:r w:rsidRPr="00CB1209">
        <w:rPr>
          <w:rFonts w:ascii="Arial" w:hAnsi="Arial" w:cs="Arial"/>
          <w:sz w:val="24"/>
          <w:szCs w:val="24"/>
        </w:rPr>
        <w:t>Dessa forma, é válido destacar que além de ser uma ferramenta muito poderosa, o CSS permite a existência de uma representação criativa no que diz respeito ao desenvolvimento de aplicações web, possibilitando que todos os sites sejam agradáveis e atrativos para os usuários (GONÇALVES, 2022).</w:t>
      </w:r>
    </w:p>
    <w:p w14:paraId="62588E9A" w14:textId="77777777" w:rsidR="002502B1" w:rsidRPr="004B59B2" w:rsidRDefault="002502B1" w:rsidP="002502B1">
      <w:pPr>
        <w:spacing w:after="0" w:line="360" w:lineRule="auto"/>
        <w:rPr>
          <w:rFonts w:ascii="Arial" w:hAnsi="Arial" w:cs="Arial"/>
          <w:b/>
          <w:sz w:val="24"/>
          <w:szCs w:val="24"/>
        </w:rPr>
      </w:pPr>
    </w:p>
    <w:p w14:paraId="7A638FC5" w14:textId="14E4971E" w:rsidR="002502B1" w:rsidRDefault="002502B1" w:rsidP="002502B1">
      <w:pPr>
        <w:spacing w:after="0" w:line="360" w:lineRule="auto"/>
        <w:rPr>
          <w:rFonts w:ascii="Arial" w:hAnsi="Arial" w:cs="Arial"/>
          <w:b/>
          <w:sz w:val="24"/>
          <w:szCs w:val="24"/>
        </w:rPr>
      </w:pPr>
    </w:p>
    <w:p w14:paraId="2086170B" w14:textId="7D234967" w:rsidR="00CB1209" w:rsidRDefault="00CB1209" w:rsidP="002502B1">
      <w:pPr>
        <w:spacing w:after="0" w:line="360" w:lineRule="auto"/>
        <w:rPr>
          <w:rFonts w:ascii="Arial" w:hAnsi="Arial" w:cs="Arial"/>
          <w:b/>
          <w:sz w:val="24"/>
          <w:szCs w:val="24"/>
        </w:rPr>
      </w:pPr>
    </w:p>
    <w:p w14:paraId="4DC3EA48" w14:textId="49F01A82" w:rsidR="00CA3BB7" w:rsidRDefault="00CA3BB7" w:rsidP="002502B1">
      <w:pPr>
        <w:spacing w:after="0" w:line="360" w:lineRule="auto"/>
        <w:rPr>
          <w:rFonts w:ascii="Arial" w:hAnsi="Arial" w:cs="Arial"/>
          <w:b/>
          <w:sz w:val="24"/>
          <w:szCs w:val="24"/>
        </w:rPr>
      </w:pPr>
    </w:p>
    <w:p w14:paraId="1B35D887" w14:textId="77777777" w:rsidR="004978F1" w:rsidRPr="004B59B2" w:rsidRDefault="004978F1" w:rsidP="002502B1">
      <w:pPr>
        <w:spacing w:after="0" w:line="360" w:lineRule="auto"/>
        <w:rPr>
          <w:rFonts w:ascii="Arial" w:hAnsi="Arial" w:cs="Arial"/>
          <w:b/>
          <w:sz w:val="24"/>
          <w:szCs w:val="24"/>
        </w:rPr>
      </w:pPr>
    </w:p>
    <w:p w14:paraId="588F7300" w14:textId="08832C30" w:rsidR="002502B1" w:rsidRDefault="002502B1" w:rsidP="00E65067">
      <w:pPr>
        <w:pStyle w:val="Ttulo2"/>
        <w:ind w:firstLine="708"/>
        <w:rPr>
          <w:b/>
        </w:rPr>
      </w:pPr>
      <w:bookmarkStart w:id="13" w:name="_Toc132208069"/>
      <w:r>
        <w:rPr>
          <w:b/>
        </w:rPr>
        <w:lastRenderedPageBreak/>
        <w:t>3</w:t>
      </w:r>
      <w:r w:rsidRPr="004B59B2">
        <w:rPr>
          <w:b/>
        </w:rPr>
        <w:t>.</w:t>
      </w:r>
      <w:r w:rsidR="00CB1209">
        <w:rPr>
          <w:b/>
        </w:rPr>
        <w:t>3</w:t>
      </w:r>
      <w:r w:rsidRPr="004B59B2">
        <w:rPr>
          <w:b/>
        </w:rPr>
        <w:t xml:space="preserve"> </w:t>
      </w:r>
      <w:proofErr w:type="spellStart"/>
      <w:r w:rsidR="00CB1209">
        <w:rPr>
          <w:b/>
        </w:rPr>
        <w:t>JavaScript</w:t>
      </w:r>
      <w:bookmarkEnd w:id="13"/>
      <w:proofErr w:type="spellEnd"/>
    </w:p>
    <w:p w14:paraId="516D5DEC" w14:textId="77777777" w:rsidR="00CB1209" w:rsidRPr="00CB1209" w:rsidRDefault="00CB1209" w:rsidP="00CB2875">
      <w:pPr>
        <w:spacing w:after="0" w:line="360" w:lineRule="auto"/>
        <w:ind w:firstLine="708"/>
        <w:jc w:val="both"/>
        <w:rPr>
          <w:rFonts w:ascii="Arial" w:hAnsi="Arial" w:cs="Arial"/>
          <w:sz w:val="24"/>
          <w:szCs w:val="24"/>
        </w:rPr>
      </w:pPr>
      <w:r w:rsidRPr="00CB1209">
        <w:rPr>
          <w:rFonts w:ascii="Arial" w:hAnsi="Arial" w:cs="Arial"/>
          <w:sz w:val="24"/>
          <w:szCs w:val="24"/>
        </w:rPr>
        <w:t xml:space="preserve">O Javascript é uma linguagem de programação que foi criada por Brendan </w:t>
      </w:r>
      <w:proofErr w:type="spellStart"/>
      <w:r w:rsidRPr="00CB1209">
        <w:rPr>
          <w:rFonts w:ascii="Arial" w:hAnsi="Arial" w:cs="Arial"/>
          <w:sz w:val="24"/>
          <w:szCs w:val="24"/>
        </w:rPr>
        <w:t>Eich</w:t>
      </w:r>
      <w:proofErr w:type="spellEnd"/>
      <w:r w:rsidRPr="00CB1209">
        <w:rPr>
          <w:rFonts w:ascii="Arial" w:hAnsi="Arial" w:cs="Arial"/>
          <w:sz w:val="24"/>
          <w:szCs w:val="24"/>
        </w:rPr>
        <w:t xml:space="preserve"> em 1995 enquanto ele trabalhava na Netscape Communications Corporation (SILVA, 2015).</w:t>
      </w:r>
    </w:p>
    <w:p w14:paraId="58AB2F87" w14:textId="6BB91434" w:rsidR="00CB1209" w:rsidRPr="00CB1209" w:rsidRDefault="00CB1209" w:rsidP="00CB2875">
      <w:pPr>
        <w:spacing w:after="0" w:line="360" w:lineRule="auto"/>
        <w:ind w:firstLine="708"/>
        <w:jc w:val="both"/>
        <w:rPr>
          <w:rFonts w:ascii="Arial" w:hAnsi="Arial" w:cs="Arial"/>
          <w:sz w:val="24"/>
          <w:szCs w:val="24"/>
        </w:rPr>
      </w:pPr>
      <w:r w:rsidRPr="00CB1209">
        <w:rPr>
          <w:rFonts w:ascii="Arial" w:hAnsi="Arial" w:cs="Arial"/>
          <w:sz w:val="24"/>
          <w:szCs w:val="24"/>
        </w:rPr>
        <w:t>Surgiram muitas tecnologias voltadas pera essa linguagem e por isso, o Javascript evoluiu para suprir as demandas da internet, possibilitando a implementação de regras complexas e trazendo maior qualidade e fluidez para as páginas web, deixando de ser uma simples linguagem, tornando-se algo indispensável para diversos tipos de sistemas (SILVA, 2015).</w:t>
      </w:r>
    </w:p>
    <w:p w14:paraId="123B9959" w14:textId="77777777" w:rsidR="002502B1" w:rsidRPr="004B59B2" w:rsidRDefault="002502B1" w:rsidP="002502B1">
      <w:pPr>
        <w:spacing w:after="0" w:line="360" w:lineRule="auto"/>
        <w:rPr>
          <w:rFonts w:ascii="Arial" w:hAnsi="Arial" w:cs="Arial"/>
          <w:b/>
          <w:sz w:val="24"/>
          <w:szCs w:val="24"/>
        </w:rPr>
      </w:pPr>
    </w:p>
    <w:p w14:paraId="1376B6B7" w14:textId="77777777" w:rsidR="002502B1" w:rsidRPr="004B59B2" w:rsidRDefault="002502B1" w:rsidP="002502B1">
      <w:pPr>
        <w:spacing w:after="0" w:line="360" w:lineRule="auto"/>
        <w:rPr>
          <w:rFonts w:ascii="Arial" w:hAnsi="Arial" w:cs="Arial"/>
          <w:b/>
          <w:sz w:val="24"/>
          <w:szCs w:val="24"/>
        </w:rPr>
      </w:pPr>
    </w:p>
    <w:p w14:paraId="4C4C339E" w14:textId="00F99A43" w:rsidR="002502B1" w:rsidRDefault="002502B1" w:rsidP="00E65067">
      <w:pPr>
        <w:pStyle w:val="Ttulo2"/>
        <w:ind w:firstLine="708"/>
      </w:pPr>
      <w:bookmarkStart w:id="14" w:name="_Toc132208070"/>
      <w:r>
        <w:rPr>
          <w:b/>
        </w:rPr>
        <w:t>3</w:t>
      </w:r>
      <w:r w:rsidRPr="004B59B2">
        <w:rPr>
          <w:b/>
        </w:rPr>
        <w:t>.</w:t>
      </w:r>
      <w:r w:rsidR="00CB1209">
        <w:rPr>
          <w:b/>
        </w:rPr>
        <w:t xml:space="preserve">4 </w:t>
      </w:r>
      <w:proofErr w:type="spellStart"/>
      <w:r w:rsidR="00CB1209">
        <w:rPr>
          <w:b/>
        </w:rPr>
        <w:t>Git</w:t>
      </w:r>
      <w:proofErr w:type="spellEnd"/>
      <w:r w:rsidR="00CB1209">
        <w:rPr>
          <w:b/>
        </w:rPr>
        <w:t xml:space="preserve"> Hub</w:t>
      </w:r>
      <w:bookmarkEnd w:id="14"/>
      <w:r w:rsidR="00CB1209">
        <w:rPr>
          <w:b/>
        </w:rPr>
        <w:t xml:space="preserve"> </w:t>
      </w:r>
    </w:p>
    <w:p w14:paraId="7C8C3067" w14:textId="77777777" w:rsidR="00CB1209" w:rsidRPr="00CB1209" w:rsidRDefault="00CB1209" w:rsidP="00CB2875">
      <w:pPr>
        <w:spacing w:after="0" w:line="360" w:lineRule="auto"/>
        <w:ind w:firstLine="708"/>
        <w:jc w:val="both"/>
        <w:rPr>
          <w:rFonts w:ascii="Arial" w:hAnsi="Arial" w:cs="Arial"/>
          <w:sz w:val="24"/>
          <w:szCs w:val="24"/>
        </w:rPr>
      </w:pPr>
      <w:r w:rsidRPr="00CB1209">
        <w:rPr>
          <w:rFonts w:ascii="Arial" w:hAnsi="Arial" w:cs="Arial"/>
          <w:sz w:val="24"/>
          <w:szCs w:val="24"/>
        </w:rPr>
        <w:t xml:space="preserve">Para </w:t>
      </w:r>
      <w:proofErr w:type="spellStart"/>
      <w:r w:rsidRPr="00CB1209">
        <w:rPr>
          <w:rFonts w:ascii="Arial" w:hAnsi="Arial" w:cs="Arial"/>
          <w:sz w:val="24"/>
          <w:szCs w:val="24"/>
        </w:rPr>
        <w:t>Longen</w:t>
      </w:r>
      <w:proofErr w:type="spellEnd"/>
      <w:r w:rsidRPr="00CB1209">
        <w:rPr>
          <w:rFonts w:ascii="Arial" w:hAnsi="Arial" w:cs="Arial"/>
          <w:sz w:val="24"/>
          <w:szCs w:val="24"/>
        </w:rPr>
        <w:t xml:space="preserve"> (2022), o GitHub é uma das ferramentas fundamentais para todos os tipos de desenvolvedores que procuram melhorar seu trabalho e colaborar para o surgimento de novas tecnologias. Atualmente contando com mais de 25 milhões de usuário ativos, o GitHub pode ser considerado um dos maiores portais de tecnologia, possuindo uma comunidade bastante ativa. </w:t>
      </w:r>
    </w:p>
    <w:p w14:paraId="2929D9C7" w14:textId="77777777" w:rsidR="00CB1209" w:rsidRPr="00CB1209" w:rsidRDefault="00CB1209" w:rsidP="00CB2875">
      <w:pPr>
        <w:spacing w:after="0" w:line="360" w:lineRule="auto"/>
        <w:ind w:firstLine="708"/>
        <w:jc w:val="both"/>
        <w:rPr>
          <w:rFonts w:ascii="Arial" w:hAnsi="Arial" w:cs="Arial"/>
          <w:sz w:val="24"/>
          <w:szCs w:val="24"/>
        </w:rPr>
      </w:pPr>
      <w:r w:rsidRPr="00CB1209">
        <w:rPr>
          <w:rFonts w:ascii="Arial" w:hAnsi="Arial" w:cs="Arial"/>
          <w:sz w:val="24"/>
          <w:szCs w:val="24"/>
        </w:rPr>
        <w:t>O GitHub se tornou muito popular pela sua interface intuitiva, característica que torna fácil para qualquer pessoa, mesmo sem um amplo conhecimento técnico, acessar tal tecnologia e visualizar as mudanças feitas no projeto em que estão envolvidas (LONGEN, 2022).</w:t>
      </w:r>
    </w:p>
    <w:p w14:paraId="029FA601" w14:textId="45947299" w:rsidR="00CB1209" w:rsidRPr="00CB1209" w:rsidRDefault="00CB1209" w:rsidP="00CB2875">
      <w:pPr>
        <w:spacing w:after="0" w:line="360" w:lineRule="auto"/>
        <w:ind w:firstLine="708"/>
        <w:jc w:val="both"/>
        <w:rPr>
          <w:rFonts w:ascii="Arial" w:hAnsi="Arial" w:cs="Arial"/>
          <w:sz w:val="24"/>
          <w:szCs w:val="24"/>
        </w:rPr>
      </w:pPr>
      <w:r w:rsidRPr="00CB1209">
        <w:rPr>
          <w:rFonts w:ascii="Arial" w:hAnsi="Arial" w:cs="Arial"/>
          <w:sz w:val="24"/>
          <w:szCs w:val="24"/>
        </w:rPr>
        <w:t>O GitHub vem se tornando tão popular a ponto de atrair, além de programadores, outros tipos de públicos que querem, por se tratar de uma excelente ferramenta na hora de realizar trabalhos em equipe, se beneficiar dos recursos de controle de versões, mas o que realmente vem chamando a atenção dos usuários, fora a possibilidade de trabalhar em conjunto, é poder contribuir em tempo real, para diferentes projetos (SOUZA, 2020).</w:t>
      </w:r>
    </w:p>
    <w:p w14:paraId="22650386" w14:textId="77777777" w:rsidR="002502B1" w:rsidRPr="004B59B2" w:rsidRDefault="002502B1" w:rsidP="002502B1">
      <w:pPr>
        <w:spacing w:after="0" w:line="360" w:lineRule="auto"/>
        <w:rPr>
          <w:rFonts w:ascii="Arial" w:hAnsi="Arial" w:cs="Arial"/>
          <w:b/>
          <w:sz w:val="24"/>
          <w:szCs w:val="24"/>
        </w:rPr>
      </w:pPr>
    </w:p>
    <w:p w14:paraId="1844FE54" w14:textId="48B03982" w:rsidR="002502B1" w:rsidRDefault="002502B1" w:rsidP="002502B1">
      <w:pPr>
        <w:spacing w:after="0" w:line="360" w:lineRule="auto"/>
        <w:rPr>
          <w:rFonts w:ascii="Arial" w:hAnsi="Arial" w:cs="Arial"/>
          <w:b/>
          <w:sz w:val="24"/>
          <w:szCs w:val="24"/>
        </w:rPr>
      </w:pPr>
    </w:p>
    <w:p w14:paraId="2B9B0C77" w14:textId="71EF2DBB" w:rsidR="00E50EEC" w:rsidRDefault="00E50EEC" w:rsidP="002502B1">
      <w:pPr>
        <w:spacing w:after="0" w:line="360" w:lineRule="auto"/>
        <w:rPr>
          <w:rFonts w:ascii="Arial" w:hAnsi="Arial" w:cs="Arial"/>
          <w:b/>
          <w:sz w:val="24"/>
          <w:szCs w:val="24"/>
        </w:rPr>
      </w:pPr>
    </w:p>
    <w:p w14:paraId="7FBA4355" w14:textId="05766CC1" w:rsidR="00E50EEC" w:rsidRDefault="00E50EEC" w:rsidP="002502B1">
      <w:pPr>
        <w:spacing w:after="0" w:line="360" w:lineRule="auto"/>
        <w:rPr>
          <w:rFonts w:ascii="Arial" w:hAnsi="Arial" w:cs="Arial"/>
          <w:b/>
          <w:sz w:val="24"/>
          <w:szCs w:val="24"/>
        </w:rPr>
      </w:pPr>
    </w:p>
    <w:p w14:paraId="2B36CED1" w14:textId="64C22FF7" w:rsidR="00E50EEC" w:rsidRDefault="00E50EEC" w:rsidP="002502B1">
      <w:pPr>
        <w:spacing w:after="0" w:line="360" w:lineRule="auto"/>
        <w:rPr>
          <w:rFonts w:ascii="Arial" w:hAnsi="Arial" w:cs="Arial"/>
          <w:b/>
          <w:sz w:val="24"/>
          <w:szCs w:val="24"/>
        </w:rPr>
      </w:pPr>
    </w:p>
    <w:p w14:paraId="08B6FBD0" w14:textId="36D1822D" w:rsidR="00E50EEC" w:rsidRDefault="00E50EEC" w:rsidP="002502B1">
      <w:pPr>
        <w:spacing w:after="0" w:line="360" w:lineRule="auto"/>
        <w:rPr>
          <w:rFonts w:ascii="Arial" w:hAnsi="Arial" w:cs="Arial"/>
          <w:b/>
          <w:sz w:val="24"/>
          <w:szCs w:val="24"/>
        </w:rPr>
      </w:pPr>
    </w:p>
    <w:p w14:paraId="1E7BCD9E" w14:textId="77777777" w:rsidR="00E50EEC" w:rsidRPr="00E50EEC" w:rsidRDefault="00E50EEC" w:rsidP="002502B1">
      <w:pPr>
        <w:spacing w:after="0" w:line="360" w:lineRule="auto"/>
        <w:rPr>
          <w:rFonts w:ascii="Arial" w:hAnsi="Arial" w:cs="Arial"/>
          <w:b/>
          <w:sz w:val="24"/>
          <w:szCs w:val="24"/>
        </w:rPr>
      </w:pPr>
    </w:p>
    <w:p w14:paraId="24B58FDC" w14:textId="65251881" w:rsidR="002502B1" w:rsidRPr="00E50EEC" w:rsidRDefault="002502B1" w:rsidP="00E65067">
      <w:pPr>
        <w:pStyle w:val="Ttulo2"/>
        <w:ind w:firstLine="708"/>
        <w:rPr>
          <w:b/>
        </w:rPr>
      </w:pPr>
      <w:bookmarkStart w:id="15" w:name="_Toc132208071"/>
      <w:r w:rsidRPr="00E50EEC">
        <w:rPr>
          <w:b/>
        </w:rPr>
        <w:lastRenderedPageBreak/>
        <w:t>3</w:t>
      </w:r>
      <w:r w:rsidR="00E50EEC" w:rsidRPr="00E50EEC">
        <w:rPr>
          <w:b/>
        </w:rPr>
        <w:t xml:space="preserve">.5 </w:t>
      </w:r>
      <w:proofErr w:type="spellStart"/>
      <w:r w:rsidR="00E50EEC" w:rsidRPr="00E50EEC">
        <w:rPr>
          <w:b/>
        </w:rPr>
        <w:t>Figma</w:t>
      </w:r>
      <w:bookmarkEnd w:id="15"/>
      <w:proofErr w:type="spellEnd"/>
    </w:p>
    <w:p w14:paraId="6E6432E9" w14:textId="53F65FCE" w:rsidR="00E50EEC" w:rsidRPr="00E50EEC" w:rsidRDefault="00E50EEC" w:rsidP="00CB2875">
      <w:pPr>
        <w:spacing w:after="0" w:line="360" w:lineRule="auto"/>
        <w:ind w:firstLine="708"/>
        <w:jc w:val="both"/>
        <w:rPr>
          <w:rFonts w:ascii="Arial" w:hAnsi="Arial" w:cs="Arial"/>
          <w:sz w:val="24"/>
          <w:szCs w:val="24"/>
        </w:rPr>
      </w:pPr>
      <w:r w:rsidRPr="00E50EEC">
        <w:rPr>
          <w:rFonts w:ascii="Arial" w:hAnsi="Arial" w:cs="Arial"/>
          <w:sz w:val="24"/>
          <w:szCs w:val="24"/>
        </w:rPr>
        <w:t xml:space="preserve">O </w:t>
      </w:r>
      <w:proofErr w:type="spellStart"/>
      <w:r w:rsidRPr="00E50EEC">
        <w:rPr>
          <w:rFonts w:ascii="Arial" w:hAnsi="Arial" w:cs="Arial"/>
          <w:sz w:val="24"/>
          <w:szCs w:val="24"/>
        </w:rPr>
        <w:t>Figma</w:t>
      </w:r>
      <w:proofErr w:type="spellEnd"/>
      <w:r w:rsidRPr="00E50EEC">
        <w:rPr>
          <w:rFonts w:ascii="Arial" w:hAnsi="Arial" w:cs="Arial"/>
          <w:sz w:val="24"/>
          <w:szCs w:val="24"/>
        </w:rPr>
        <w:t xml:space="preserve"> é uma suíte de desenvolvimento de interfaces completa em um único pacote</w:t>
      </w:r>
      <w:r w:rsidR="00CB2875">
        <w:rPr>
          <w:rFonts w:ascii="Arial" w:hAnsi="Arial" w:cs="Arial"/>
          <w:sz w:val="24"/>
          <w:szCs w:val="24"/>
        </w:rPr>
        <w:t>, ou seja, s</w:t>
      </w:r>
      <w:r w:rsidRPr="00E50EEC">
        <w:rPr>
          <w:rFonts w:ascii="Arial" w:hAnsi="Arial" w:cs="Arial"/>
          <w:sz w:val="24"/>
          <w:szCs w:val="24"/>
        </w:rPr>
        <w:t>ão soluções integradas que vão desde o wireframing</w:t>
      </w:r>
      <w:r w:rsidR="006D51B9">
        <w:rPr>
          <w:rFonts w:ascii="Arial" w:hAnsi="Arial" w:cs="Arial"/>
          <w:sz w:val="24"/>
          <w:szCs w:val="24"/>
          <w:vertAlign w:val="superscript"/>
        </w:rPr>
        <w:t>1</w:t>
      </w:r>
      <w:r w:rsidR="006D51B9">
        <w:rPr>
          <w:rFonts w:ascii="Arial" w:hAnsi="Arial" w:cs="Arial"/>
          <w:sz w:val="24"/>
          <w:szCs w:val="24"/>
        </w:rPr>
        <w:t xml:space="preserve"> </w:t>
      </w:r>
      <w:r w:rsidRPr="00E50EEC">
        <w:rPr>
          <w:rFonts w:ascii="Arial" w:hAnsi="Arial" w:cs="Arial"/>
          <w:sz w:val="24"/>
          <w:szCs w:val="24"/>
        </w:rPr>
        <w:t>até o próprio design gráfico. (PIMENTA, 2020).</w:t>
      </w:r>
    </w:p>
    <w:p w14:paraId="4D05B250" w14:textId="7FACDCAC" w:rsidR="007F6BED" w:rsidRDefault="00E50EEC" w:rsidP="00CB2875">
      <w:pPr>
        <w:spacing w:after="0" w:line="360" w:lineRule="auto"/>
        <w:ind w:firstLine="708"/>
        <w:jc w:val="both"/>
        <w:rPr>
          <w:rFonts w:ascii="Arial" w:hAnsi="Arial" w:cs="Arial"/>
          <w:sz w:val="24"/>
          <w:szCs w:val="24"/>
        </w:rPr>
      </w:pPr>
      <w:r w:rsidRPr="00E50EEC">
        <w:rPr>
          <w:rFonts w:ascii="Arial" w:hAnsi="Arial" w:cs="Arial"/>
          <w:sz w:val="24"/>
          <w:szCs w:val="24"/>
        </w:rPr>
        <w:t xml:space="preserve">O </w:t>
      </w:r>
      <w:proofErr w:type="spellStart"/>
      <w:r w:rsidRPr="00E50EEC">
        <w:rPr>
          <w:rFonts w:ascii="Arial" w:hAnsi="Arial" w:cs="Arial"/>
          <w:sz w:val="24"/>
          <w:szCs w:val="24"/>
        </w:rPr>
        <w:t>Figma</w:t>
      </w:r>
      <w:proofErr w:type="spellEnd"/>
      <w:r w:rsidRPr="00E50EEC">
        <w:rPr>
          <w:rFonts w:ascii="Arial" w:hAnsi="Arial" w:cs="Arial"/>
          <w:sz w:val="24"/>
          <w:szCs w:val="24"/>
        </w:rPr>
        <w:t xml:space="preserve"> apresenta funcionalidades semelhantes às outras alternativas, com alguns destaques interessantes. Um daqueles que é um tesouro para designers é o suporte a histórico de versões automatizado: você pode voltar o quanto precisar no seu projeto para analisar mudanças e recuperar algum elemento sendo tudo de forma intuitiva e objetiva. (PIMENTA, 2020).</w:t>
      </w:r>
      <w:bookmarkEnd w:id="8"/>
    </w:p>
    <w:p w14:paraId="48F127B0" w14:textId="1D7D5E8B" w:rsidR="006D51B9" w:rsidRDefault="006D51B9" w:rsidP="002F2D2F">
      <w:pPr>
        <w:spacing w:after="0" w:line="360" w:lineRule="auto"/>
        <w:jc w:val="center"/>
        <w:rPr>
          <w:rFonts w:ascii="Arial" w:hAnsi="Arial" w:cs="Arial"/>
          <w:sz w:val="24"/>
          <w:szCs w:val="24"/>
        </w:rPr>
      </w:pPr>
    </w:p>
    <w:p w14:paraId="6DA0CA98" w14:textId="3CA10179" w:rsidR="002F2D2F" w:rsidRDefault="002F2D2F" w:rsidP="002F2D2F">
      <w:pPr>
        <w:spacing w:after="0" w:line="360" w:lineRule="auto"/>
        <w:jc w:val="center"/>
        <w:rPr>
          <w:rFonts w:ascii="Arial" w:hAnsi="Arial" w:cs="Arial"/>
          <w:sz w:val="24"/>
          <w:szCs w:val="24"/>
        </w:rPr>
      </w:pPr>
    </w:p>
    <w:p w14:paraId="2D268B56" w14:textId="3FA40A08" w:rsidR="002F2D2F" w:rsidRDefault="002F2D2F" w:rsidP="002F2D2F">
      <w:pPr>
        <w:spacing w:after="0" w:line="360" w:lineRule="auto"/>
        <w:jc w:val="center"/>
        <w:rPr>
          <w:rFonts w:ascii="Arial" w:hAnsi="Arial" w:cs="Arial"/>
          <w:sz w:val="24"/>
          <w:szCs w:val="24"/>
        </w:rPr>
      </w:pPr>
    </w:p>
    <w:p w14:paraId="1590A181" w14:textId="77777777" w:rsidR="006D51B9" w:rsidRDefault="006D51B9" w:rsidP="00CB2875">
      <w:pPr>
        <w:spacing w:after="0" w:line="360" w:lineRule="auto"/>
        <w:jc w:val="both"/>
        <w:rPr>
          <w:rFonts w:ascii="Arial" w:hAnsi="Arial" w:cs="Arial"/>
          <w:sz w:val="24"/>
          <w:szCs w:val="24"/>
        </w:rPr>
      </w:pPr>
    </w:p>
    <w:p w14:paraId="617356A1" w14:textId="77777777" w:rsidR="006D51B9" w:rsidRDefault="006D51B9" w:rsidP="00CB2875">
      <w:pPr>
        <w:spacing w:after="0" w:line="360" w:lineRule="auto"/>
        <w:jc w:val="both"/>
        <w:rPr>
          <w:rFonts w:ascii="Arial" w:hAnsi="Arial" w:cs="Arial"/>
          <w:sz w:val="24"/>
          <w:szCs w:val="24"/>
        </w:rPr>
      </w:pPr>
    </w:p>
    <w:p w14:paraId="2301E601" w14:textId="77777777" w:rsidR="006D51B9" w:rsidRDefault="006D51B9" w:rsidP="00CB2875">
      <w:pPr>
        <w:spacing w:after="0" w:line="360" w:lineRule="auto"/>
        <w:jc w:val="both"/>
        <w:rPr>
          <w:rFonts w:ascii="Arial" w:hAnsi="Arial" w:cs="Arial"/>
          <w:sz w:val="24"/>
          <w:szCs w:val="24"/>
        </w:rPr>
      </w:pPr>
    </w:p>
    <w:p w14:paraId="062D6731" w14:textId="77777777" w:rsidR="006D51B9" w:rsidRDefault="006D51B9" w:rsidP="00CB2875">
      <w:pPr>
        <w:spacing w:after="0" w:line="360" w:lineRule="auto"/>
        <w:jc w:val="both"/>
        <w:rPr>
          <w:rFonts w:ascii="Arial" w:hAnsi="Arial" w:cs="Arial"/>
          <w:sz w:val="24"/>
          <w:szCs w:val="24"/>
        </w:rPr>
      </w:pPr>
    </w:p>
    <w:p w14:paraId="5819EF0C" w14:textId="77777777" w:rsidR="006D51B9" w:rsidRDefault="006D51B9" w:rsidP="00CB2875">
      <w:pPr>
        <w:spacing w:after="0" w:line="360" w:lineRule="auto"/>
        <w:jc w:val="both"/>
        <w:rPr>
          <w:rFonts w:ascii="Arial" w:hAnsi="Arial" w:cs="Arial"/>
          <w:sz w:val="24"/>
          <w:szCs w:val="24"/>
        </w:rPr>
      </w:pPr>
    </w:p>
    <w:p w14:paraId="4BE7DD04" w14:textId="77777777" w:rsidR="006D51B9" w:rsidRDefault="006D51B9" w:rsidP="00CB2875">
      <w:pPr>
        <w:spacing w:after="0" w:line="360" w:lineRule="auto"/>
        <w:jc w:val="both"/>
        <w:rPr>
          <w:rFonts w:ascii="Arial" w:hAnsi="Arial" w:cs="Arial"/>
          <w:sz w:val="24"/>
          <w:szCs w:val="24"/>
        </w:rPr>
      </w:pPr>
    </w:p>
    <w:p w14:paraId="02979073" w14:textId="77777777" w:rsidR="006D51B9" w:rsidRDefault="006D51B9" w:rsidP="00CB2875">
      <w:pPr>
        <w:spacing w:after="0" w:line="360" w:lineRule="auto"/>
        <w:jc w:val="both"/>
        <w:rPr>
          <w:rFonts w:ascii="Arial" w:hAnsi="Arial" w:cs="Arial"/>
          <w:sz w:val="24"/>
          <w:szCs w:val="24"/>
        </w:rPr>
      </w:pPr>
    </w:p>
    <w:p w14:paraId="4A901D70" w14:textId="77777777" w:rsidR="006D51B9" w:rsidRDefault="006D51B9" w:rsidP="00CB2875">
      <w:pPr>
        <w:spacing w:after="0" w:line="360" w:lineRule="auto"/>
        <w:jc w:val="both"/>
        <w:rPr>
          <w:rFonts w:ascii="Arial" w:hAnsi="Arial" w:cs="Arial"/>
          <w:sz w:val="24"/>
          <w:szCs w:val="24"/>
        </w:rPr>
      </w:pPr>
    </w:p>
    <w:p w14:paraId="5677E7EB" w14:textId="77777777" w:rsidR="006D51B9" w:rsidRDefault="006D51B9" w:rsidP="00CB2875">
      <w:pPr>
        <w:spacing w:after="0" w:line="360" w:lineRule="auto"/>
        <w:jc w:val="both"/>
        <w:rPr>
          <w:rFonts w:ascii="Arial" w:hAnsi="Arial" w:cs="Arial"/>
          <w:sz w:val="24"/>
          <w:szCs w:val="24"/>
        </w:rPr>
      </w:pPr>
    </w:p>
    <w:p w14:paraId="76AEB673" w14:textId="77777777" w:rsidR="006D51B9" w:rsidRDefault="006D51B9" w:rsidP="00CB2875">
      <w:pPr>
        <w:spacing w:after="0" w:line="360" w:lineRule="auto"/>
        <w:jc w:val="both"/>
        <w:rPr>
          <w:rFonts w:ascii="Arial" w:hAnsi="Arial" w:cs="Arial"/>
          <w:sz w:val="24"/>
          <w:szCs w:val="24"/>
        </w:rPr>
      </w:pPr>
    </w:p>
    <w:p w14:paraId="746670EA" w14:textId="77777777" w:rsidR="006D51B9" w:rsidRDefault="006D51B9" w:rsidP="00CB2875">
      <w:pPr>
        <w:spacing w:after="0" w:line="360" w:lineRule="auto"/>
        <w:jc w:val="both"/>
        <w:rPr>
          <w:rFonts w:ascii="Arial" w:hAnsi="Arial" w:cs="Arial"/>
          <w:sz w:val="24"/>
          <w:szCs w:val="24"/>
        </w:rPr>
      </w:pPr>
    </w:p>
    <w:p w14:paraId="73D6ADD0" w14:textId="77777777" w:rsidR="006D51B9" w:rsidRDefault="006D51B9" w:rsidP="00CB2875">
      <w:pPr>
        <w:spacing w:after="0" w:line="360" w:lineRule="auto"/>
        <w:jc w:val="both"/>
        <w:rPr>
          <w:rFonts w:ascii="Arial" w:hAnsi="Arial" w:cs="Arial"/>
          <w:sz w:val="24"/>
          <w:szCs w:val="24"/>
        </w:rPr>
      </w:pPr>
    </w:p>
    <w:p w14:paraId="352095F8" w14:textId="77777777" w:rsidR="006D51B9" w:rsidRDefault="006D51B9" w:rsidP="00CB2875">
      <w:pPr>
        <w:spacing w:after="0" w:line="360" w:lineRule="auto"/>
        <w:jc w:val="both"/>
        <w:rPr>
          <w:rFonts w:ascii="Arial" w:hAnsi="Arial" w:cs="Arial"/>
          <w:sz w:val="24"/>
          <w:szCs w:val="24"/>
        </w:rPr>
      </w:pPr>
    </w:p>
    <w:p w14:paraId="6D05FC57" w14:textId="77777777" w:rsidR="006D51B9" w:rsidRDefault="006D51B9" w:rsidP="00CB2875">
      <w:pPr>
        <w:spacing w:after="0" w:line="360" w:lineRule="auto"/>
        <w:jc w:val="both"/>
        <w:rPr>
          <w:rFonts w:ascii="Arial" w:hAnsi="Arial" w:cs="Arial"/>
          <w:sz w:val="24"/>
          <w:szCs w:val="24"/>
        </w:rPr>
      </w:pPr>
    </w:p>
    <w:p w14:paraId="5F2526CE" w14:textId="77777777" w:rsidR="006D51B9" w:rsidRDefault="006D51B9" w:rsidP="00CB2875">
      <w:pPr>
        <w:spacing w:after="0" w:line="360" w:lineRule="auto"/>
        <w:jc w:val="both"/>
        <w:rPr>
          <w:rFonts w:ascii="Arial" w:hAnsi="Arial" w:cs="Arial"/>
          <w:sz w:val="24"/>
          <w:szCs w:val="24"/>
        </w:rPr>
      </w:pPr>
    </w:p>
    <w:p w14:paraId="07AF49CE" w14:textId="77777777" w:rsidR="006D51B9" w:rsidRDefault="006D51B9" w:rsidP="00CB2875">
      <w:pPr>
        <w:spacing w:after="0" w:line="360" w:lineRule="auto"/>
        <w:jc w:val="both"/>
        <w:rPr>
          <w:rFonts w:ascii="Arial" w:hAnsi="Arial" w:cs="Arial"/>
          <w:sz w:val="24"/>
          <w:szCs w:val="24"/>
        </w:rPr>
      </w:pPr>
    </w:p>
    <w:p w14:paraId="787504E9" w14:textId="77777777" w:rsidR="006D51B9" w:rsidRDefault="006D51B9" w:rsidP="00CB2875">
      <w:pPr>
        <w:spacing w:after="0" w:line="360" w:lineRule="auto"/>
        <w:jc w:val="both"/>
        <w:rPr>
          <w:rFonts w:ascii="Arial" w:hAnsi="Arial" w:cs="Arial"/>
          <w:sz w:val="24"/>
          <w:szCs w:val="24"/>
        </w:rPr>
      </w:pPr>
    </w:p>
    <w:p w14:paraId="4EE044C1" w14:textId="77777777" w:rsidR="006D51B9" w:rsidRDefault="006D51B9" w:rsidP="00CB2875">
      <w:pPr>
        <w:spacing w:after="0" w:line="360" w:lineRule="auto"/>
        <w:jc w:val="both"/>
        <w:rPr>
          <w:rFonts w:ascii="Arial" w:hAnsi="Arial" w:cs="Arial"/>
          <w:sz w:val="24"/>
          <w:szCs w:val="24"/>
        </w:rPr>
      </w:pPr>
    </w:p>
    <w:p w14:paraId="74F820D3" w14:textId="77777777" w:rsidR="006D51B9" w:rsidRDefault="006D51B9" w:rsidP="00CB2875">
      <w:pPr>
        <w:spacing w:after="0" w:line="360" w:lineRule="auto"/>
        <w:jc w:val="both"/>
        <w:rPr>
          <w:rFonts w:ascii="Arial" w:hAnsi="Arial" w:cs="Arial"/>
          <w:sz w:val="24"/>
          <w:szCs w:val="24"/>
        </w:rPr>
      </w:pPr>
    </w:p>
    <w:p w14:paraId="67054DD4" w14:textId="77777777" w:rsidR="006D51B9" w:rsidRDefault="006D51B9" w:rsidP="00CB2875">
      <w:pPr>
        <w:spacing w:after="0" w:line="360" w:lineRule="auto"/>
        <w:jc w:val="both"/>
        <w:rPr>
          <w:rFonts w:ascii="Arial" w:hAnsi="Arial" w:cs="Arial"/>
          <w:sz w:val="24"/>
          <w:szCs w:val="24"/>
        </w:rPr>
      </w:pPr>
    </w:p>
    <w:p w14:paraId="54D97959" w14:textId="3EF4FD4C" w:rsidR="006D51B9" w:rsidRDefault="006D51B9" w:rsidP="00CB2875">
      <w:pPr>
        <w:spacing w:after="0" w:line="360" w:lineRule="auto"/>
        <w:jc w:val="both"/>
        <w:rPr>
          <w:rFonts w:ascii="Arial" w:hAnsi="Arial" w:cs="Arial"/>
          <w:sz w:val="24"/>
          <w:szCs w:val="24"/>
        </w:rPr>
      </w:pPr>
      <w:r>
        <w:rPr>
          <w:rFonts w:ascii="Arial" w:hAnsi="Arial" w:cs="Arial"/>
          <w:sz w:val="24"/>
          <w:szCs w:val="24"/>
        </w:rPr>
        <w:t>__________________</w:t>
      </w:r>
    </w:p>
    <w:p w14:paraId="4D05B252" w14:textId="1BC33031" w:rsidR="003A0F19" w:rsidRPr="006D51B9" w:rsidRDefault="006D51B9" w:rsidP="00CB2875">
      <w:pPr>
        <w:spacing w:after="0" w:line="360" w:lineRule="auto"/>
        <w:jc w:val="both"/>
        <w:rPr>
          <w:rFonts w:ascii="Arial" w:hAnsi="Arial" w:cs="Arial"/>
          <w:sz w:val="20"/>
          <w:szCs w:val="20"/>
        </w:rPr>
      </w:pPr>
      <w:r w:rsidRPr="006D51B9">
        <w:rPr>
          <w:rStyle w:val="Refdenotaderodap"/>
          <w:rFonts w:ascii="Arial" w:hAnsi="Arial" w:cs="Arial"/>
          <w:sz w:val="20"/>
          <w:szCs w:val="20"/>
        </w:rPr>
        <w:footnoteRef/>
      </w:r>
      <w:r w:rsidRPr="006D51B9">
        <w:rPr>
          <w:rFonts w:ascii="Arial" w:hAnsi="Arial" w:cs="Arial"/>
          <w:sz w:val="20"/>
          <w:szCs w:val="20"/>
        </w:rPr>
        <w:t xml:space="preserve"> </w:t>
      </w:r>
      <w:proofErr w:type="spellStart"/>
      <w:r>
        <w:rPr>
          <w:rFonts w:ascii="Arial" w:hAnsi="Arial" w:cs="Arial"/>
          <w:sz w:val="20"/>
          <w:szCs w:val="20"/>
        </w:rPr>
        <w:t>W</w:t>
      </w:r>
      <w:r w:rsidRPr="006D51B9">
        <w:rPr>
          <w:rFonts w:ascii="Arial" w:hAnsi="Arial" w:cs="Arial"/>
          <w:sz w:val="20"/>
          <w:szCs w:val="20"/>
        </w:rPr>
        <w:t>ireframing</w:t>
      </w:r>
      <w:proofErr w:type="spellEnd"/>
      <w:r w:rsidRPr="006D51B9">
        <w:rPr>
          <w:rFonts w:ascii="Arial" w:hAnsi="Arial" w:cs="Arial"/>
          <w:sz w:val="20"/>
          <w:szCs w:val="20"/>
        </w:rPr>
        <w:t xml:space="preserve"> é </w:t>
      </w:r>
      <w:r w:rsidRPr="006D51B9">
        <w:rPr>
          <w:rFonts w:ascii="Arial" w:hAnsi="Arial" w:cs="Arial"/>
          <w:color w:val="171923"/>
          <w:sz w:val="20"/>
          <w:szCs w:val="20"/>
          <w:shd w:val="clear" w:color="auto" w:fill="F5F8FF"/>
        </w:rPr>
        <w:t>protótipo da página de um site ou aplicativo.</w:t>
      </w:r>
      <w:r w:rsidRPr="006D51B9">
        <w:rPr>
          <w:rFonts w:ascii="Arial" w:hAnsi="Arial" w:cs="Arial"/>
          <w:sz w:val="20"/>
          <w:szCs w:val="20"/>
        </w:rPr>
        <w:t xml:space="preserve"> (</w:t>
      </w:r>
      <w:r>
        <w:rPr>
          <w:rFonts w:ascii="Arial" w:hAnsi="Arial" w:cs="Arial"/>
          <w:sz w:val="20"/>
          <w:szCs w:val="20"/>
        </w:rPr>
        <w:t>PIMENTA,2020</w:t>
      </w:r>
      <w:r w:rsidRPr="006D51B9">
        <w:rPr>
          <w:rFonts w:ascii="Arial" w:hAnsi="Arial" w:cs="Arial"/>
          <w:sz w:val="20"/>
          <w:szCs w:val="20"/>
        </w:rPr>
        <w:t>)</w:t>
      </w:r>
      <w:r>
        <w:rPr>
          <w:rFonts w:ascii="Arial" w:hAnsi="Arial" w:cs="Arial"/>
          <w:sz w:val="20"/>
          <w:szCs w:val="20"/>
        </w:rPr>
        <w:t>.</w:t>
      </w:r>
      <w:r w:rsidRPr="006D51B9">
        <w:rPr>
          <w:rFonts w:ascii="Arial" w:hAnsi="Arial" w:cs="Arial"/>
          <w:sz w:val="20"/>
          <w:szCs w:val="20"/>
        </w:rPr>
        <w:t xml:space="preserve"> </w:t>
      </w:r>
      <w:r w:rsidR="00434164" w:rsidRPr="006D51B9">
        <w:rPr>
          <w:rFonts w:ascii="Arial" w:hAnsi="Arial" w:cs="Arial"/>
          <w:sz w:val="20"/>
          <w:szCs w:val="20"/>
        </w:rPr>
        <w:br w:type="page"/>
      </w:r>
    </w:p>
    <w:p w14:paraId="29994C0E" w14:textId="77777777" w:rsidR="002502B1" w:rsidRDefault="00CB6699" w:rsidP="002502B1">
      <w:pPr>
        <w:pStyle w:val="Ttulo1"/>
      </w:pPr>
      <w:bookmarkStart w:id="16" w:name="_Toc365398605"/>
      <w:bookmarkStart w:id="17" w:name="_Toc132208072"/>
      <w:r>
        <w:lastRenderedPageBreak/>
        <w:t xml:space="preserve">4 </w:t>
      </w:r>
      <w:bookmarkEnd w:id="16"/>
      <w:r w:rsidR="002502B1">
        <w:t>MATERIAIS E MÉTODOS</w:t>
      </w:r>
      <w:bookmarkEnd w:id="17"/>
    </w:p>
    <w:p w14:paraId="79076BDB" w14:textId="77777777" w:rsidR="002502B1" w:rsidRDefault="002502B1" w:rsidP="002502B1">
      <w:pPr>
        <w:spacing w:after="0" w:line="360" w:lineRule="auto"/>
      </w:pPr>
    </w:p>
    <w:p w14:paraId="2A04EC90" w14:textId="250C60AF" w:rsidR="00F31AA5" w:rsidRDefault="00F31AA5" w:rsidP="002502B1">
      <w:pPr>
        <w:spacing w:after="0" w:line="360" w:lineRule="auto"/>
        <w:jc w:val="both"/>
        <w:rPr>
          <w:rFonts w:ascii="Arial" w:hAnsi="Arial" w:cs="Arial"/>
          <w:sz w:val="24"/>
          <w:szCs w:val="24"/>
        </w:rPr>
      </w:pPr>
    </w:p>
    <w:p w14:paraId="15F85F27" w14:textId="0F2EAA22" w:rsidR="00CA3BB7" w:rsidRPr="000648C6" w:rsidRDefault="00CA3BB7" w:rsidP="00CA3BB7">
      <w:pPr>
        <w:pStyle w:val="Corpodetexto"/>
        <w:spacing w:line="360" w:lineRule="auto"/>
        <w:ind w:right="327" w:firstLine="708"/>
        <w:jc w:val="both"/>
      </w:pPr>
      <w:r w:rsidRPr="000648C6">
        <w:t xml:space="preserve">Para o desenvolvimento do projeto, </w:t>
      </w:r>
      <w:r>
        <w:t>foram</w:t>
      </w:r>
      <w:r w:rsidRPr="000648C6">
        <w:t xml:space="preserve"> seguidas as seguintes etapas:</w:t>
      </w:r>
    </w:p>
    <w:p w14:paraId="74671409" w14:textId="77777777" w:rsidR="00CA3BB7" w:rsidRPr="000648C6" w:rsidRDefault="00CA3BB7" w:rsidP="00CA3BB7">
      <w:pPr>
        <w:pStyle w:val="Corpodetexto"/>
        <w:numPr>
          <w:ilvl w:val="0"/>
          <w:numId w:val="2"/>
        </w:numPr>
        <w:spacing w:line="360" w:lineRule="auto"/>
        <w:ind w:right="327"/>
        <w:jc w:val="both"/>
      </w:pPr>
      <w:r w:rsidRPr="000648C6">
        <w:t>Levantamento dos requisitos.</w:t>
      </w:r>
    </w:p>
    <w:p w14:paraId="3178984E" w14:textId="77777777" w:rsidR="00CA3BB7" w:rsidRPr="000648C6" w:rsidRDefault="00CA3BB7" w:rsidP="00CA3BB7">
      <w:pPr>
        <w:pStyle w:val="Corpodetexto"/>
        <w:numPr>
          <w:ilvl w:val="0"/>
          <w:numId w:val="2"/>
        </w:numPr>
        <w:spacing w:line="360" w:lineRule="auto"/>
        <w:ind w:right="327"/>
        <w:jc w:val="both"/>
      </w:pPr>
      <w:r w:rsidRPr="000648C6">
        <w:t>Elaboração dos diagramas de UML(</w:t>
      </w:r>
      <w:r w:rsidRPr="000648C6">
        <w:rPr>
          <w:i/>
        </w:rPr>
        <w:t>Unified Modeling Language</w:t>
      </w:r>
      <w:r w:rsidRPr="000648C6">
        <w:t>)</w:t>
      </w:r>
      <w:r w:rsidRPr="000648C6">
        <w:rPr>
          <w:rStyle w:val="Refdenotaderodap"/>
        </w:rPr>
        <w:footnoteReference w:id="1"/>
      </w:r>
      <w:r w:rsidRPr="000648C6">
        <w:t>.</w:t>
      </w:r>
    </w:p>
    <w:p w14:paraId="249AFE31" w14:textId="77777777" w:rsidR="00CA3BB7" w:rsidRDefault="00CA3BB7" w:rsidP="00CA3BB7">
      <w:pPr>
        <w:pStyle w:val="Corpodetexto"/>
        <w:numPr>
          <w:ilvl w:val="0"/>
          <w:numId w:val="2"/>
        </w:numPr>
        <w:spacing w:line="360" w:lineRule="auto"/>
        <w:ind w:right="327"/>
        <w:jc w:val="both"/>
      </w:pPr>
      <w:r w:rsidRPr="000648C6">
        <w:t>Criação dos protótipos das telas.</w:t>
      </w:r>
    </w:p>
    <w:p w14:paraId="7CD64F13" w14:textId="166F0521" w:rsidR="002502B1" w:rsidRPr="00CA3BB7" w:rsidRDefault="00CA3BB7" w:rsidP="00CA3BB7">
      <w:pPr>
        <w:pStyle w:val="Corpodetexto"/>
        <w:numPr>
          <w:ilvl w:val="0"/>
          <w:numId w:val="2"/>
        </w:numPr>
        <w:spacing w:line="360" w:lineRule="auto"/>
        <w:ind w:right="327"/>
        <w:jc w:val="both"/>
      </w:pPr>
      <w:r>
        <w:t>Para finalizar, será feito o d</w:t>
      </w:r>
      <w:r w:rsidRPr="000648C6">
        <w:t xml:space="preserve">esenvolvimento do </w:t>
      </w:r>
      <w:r w:rsidRPr="00CA3BB7">
        <w:rPr>
          <w:i/>
          <w:iCs/>
        </w:rPr>
        <w:t>website</w:t>
      </w:r>
      <w:r w:rsidRPr="000648C6">
        <w:t xml:space="preserve">  usa</w:t>
      </w:r>
      <w:r>
        <w:t>ndo  a linguagem de programação JavaScript em conjunto com o</w:t>
      </w:r>
      <w:r w:rsidRPr="00CA3BB7">
        <w:rPr>
          <w:i/>
          <w:iCs/>
        </w:rPr>
        <w:t xml:space="preserve"> HTML</w:t>
      </w:r>
      <w:r>
        <w:rPr>
          <w:i/>
          <w:iCs/>
        </w:rPr>
        <w:t xml:space="preserve"> e CSS</w:t>
      </w:r>
      <w:r w:rsidRPr="000648C6">
        <w:t>, que será respons</w:t>
      </w:r>
      <w:r>
        <w:t>á</w:t>
      </w:r>
      <w:r w:rsidRPr="000648C6">
        <w:t xml:space="preserve">vel por criar a interface e também toda a lógica por trás do </w:t>
      </w:r>
      <w:r w:rsidRPr="00CA3BB7">
        <w:rPr>
          <w:i/>
        </w:rPr>
        <w:t>website</w:t>
      </w:r>
    </w:p>
    <w:p w14:paraId="0F43AABD" w14:textId="3A0CF0FC" w:rsidR="005B4268" w:rsidRPr="005B4268" w:rsidRDefault="005B4268" w:rsidP="002502B1">
      <w:pPr>
        <w:pStyle w:val="Ttulo1"/>
        <w:rPr>
          <w:sz w:val="20"/>
          <w:szCs w:val="20"/>
        </w:rPr>
      </w:pPr>
    </w:p>
    <w:p w14:paraId="4D05B265" w14:textId="69C5EB41" w:rsidR="004B59B2" w:rsidRDefault="004B59B2" w:rsidP="00282EBF">
      <w:pPr>
        <w:spacing w:after="0" w:line="360" w:lineRule="auto"/>
      </w:pPr>
      <w:r>
        <w:br w:type="page"/>
      </w:r>
    </w:p>
    <w:p w14:paraId="4AEE6708" w14:textId="77777777" w:rsidR="00282EBF" w:rsidRDefault="00282EBF" w:rsidP="001F5316">
      <w:pPr>
        <w:pStyle w:val="Ttulo1"/>
      </w:pPr>
      <w:bookmarkStart w:id="18" w:name="_Toc365398612"/>
    </w:p>
    <w:p w14:paraId="4D05B266" w14:textId="32EC0218" w:rsidR="003779FF" w:rsidRPr="006A058C" w:rsidRDefault="003779FF" w:rsidP="0037328D">
      <w:pPr>
        <w:pStyle w:val="Ttulo1"/>
        <w:tabs>
          <w:tab w:val="left" w:pos="5271"/>
        </w:tabs>
      </w:pPr>
      <w:bookmarkStart w:id="19" w:name="_Toc132208073"/>
      <w:r w:rsidRPr="006A058C">
        <w:t>5 RESULTADOS E DISCUSSÃO</w:t>
      </w:r>
      <w:bookmarkEnd w:id="18"/>
      <w:bookmarkEnd w:id="19"/>
      <w:r w:rsidR="0037328D" w:rsidRPr="006A058C">
        <w:tab/>
      </w:r>
    </w:p>
    <w:p w14:paraId="64B0567A" w14:textId="77777777" w:rsidR="00BD77BC" w:rsidRDefault="00BD77BC" w:rsidP="00C467F2">
      <w:pPr>
        <w:pStyle w:val="Corpodetexto"/>
        <w:ind w:firstLine="708"/>
        <w:outlineLvl w:val="1"/>
        <w:rPr>
          <w:b/>
        </w:rPr>
      </w:pPr>
      <w:bookmarkStart w:id="20" w:name="_Toc132208074"/>
      <w:r w:rsidRPr="006A058C">
        <w:rPr>
          <w:b/>
        </w:rPr>
        <w:t>5.1 REQUISITOS DO SISTEMA</w:t>
      </w:r>
      <w:bookmarkEnd w:id="20"/>
      <w:r>
        <w:rPr>
          <w:b/>
        </w:rPr>
        <w:t xml:space="preserve"> </w:t>
      </w:r>
    </w:p>
    <w:p w14:paraId="5BF28147" w14:textId="77777777" w:rsidR="00BD77BC" w:rsidRDefault="00BD77BC" w:rsidP="00BD77BC">
      <w:pPr>
        <w:pStyle w:val="Corpodetexto"/>
        <w:ind w:firstLine="708"/>
        <w:rPr>
          <w:bCs/>
        </w:rPr>
      </w:pPr>
    </w:p>
    <w:p w14:paraId="01565D69" w14:textId="56D73FDF" w:rsidR="00BD77BC" w:rsidRDefault="00144E48" w:rsidP="00BD77BC">
      <w:pPr>
        <w:pStyle w:val="Corpodetexto"/>
        <w:ind w:firstLine="708"/>
        <w:rPr>
          <w:bCs/>
        </w:rPr>
      </w:pPr>
      <w:r>
        <w:rPr>
          <w:bCs/>
        </w:rPr>
        <w:t>Esta seção apresenta os req</w:t>
      </w:r>
      <w:r w:rsidR="00BD77BC">
        <w:rPr>
          <w:bCs/>
        </w:rPr>
        <w:t>uisitos funcionais e não funcionais do projeto.</w:t>
      </w:r>
    </w:p>
    <w:p w14:paraId="1ABA2AB3" w14:textId="1AC155A2" w:rsidR="00144E48" w:rsidRDefault="00144E48" w:rsidP="00BD77BC">
      <w:pPr>
        <w:pStyle w:val="Corpodetexto"/>
        <w:ind w:firstLine="708"/>
        <w:rPr>
          <w:bCs/>
        </w:rPr>
      </w:pPr>
    </w:p>
    <w:p w14:paraId="05FEF09C" w14:textId="20615276" w:rsidR="00861E06" w:rsidRDefault="00861E06" w:rsidP="00BD77BC">
      <w:pPr>
        <w:pStyle w:val="Corpodetexto"/>
        <w:ind w:firstLine="708"/>
        <w:rPr>
          <w:bCs/>
        </w:rPr>
      </w:pPr>
    </w:p>
    <w:p w14:paraId="21F17779" w14:textId="3D5A5C13" w:rsidR="0088514B" w:rsidRPr="0088514B" w:rsidRDefault="0088514B" w:rsidP="0088514B">
      <w:pPr>
        <w:pStyle w:val="Legenda"/>
        <w:keepNext/>
        <w:jc w:val="center"/>
        <w:rPr>
          <w:i w:val="0"/>
          <w:color w:val="auto"/>
          <w:sz w:val="24"/>
          <w:szCs w:val="24"/>
        </w:rPr>
      </w:pPr>
      <w:bookmarkStart w:id="21" w:name="_Toc132204949"/>
      <w:r w:rsidRPr="0088514B">
        <w:rPr>
          <w:b/>
          <w:i w:val="0"/>
          <w:color w:val="auto"/>
          <w:sz w:val="24"/>
          <w:szCs w:val="24"/>
        </w:rPr>
        <w:t xml:space="preserve">Tabela </w:t>
      </w:r>
      <w:r w:rsidRPr="0088514B">
        <w:rPr>
          <w:b/>
          <w:i w:val="0"/>
          <w:color w:val="auto"/>
          <w:sz w:val="24"/>
          <w:szCs w:val="24"/>
        </w:rPr>
        <w:fldChar w:fldCharType="begin"/>
      </w:r>
      <w:r w:rsidRPr="0088514B">
        <w:rPr>
          <w:b/>
          <w:i w:val="0"/>
          <w:color w:val="auto"/>
          <w:sz w:val="24"/>
          <w:szCs w:val="24"/>
        </w:rPr>
        <w:instrText xml:space="preserve"> SEQ Tabela \* ARABIC </w:instrText>
      </w:r>
      <w:r w:rsidRPr="0088514B">
        <w:rPr>
          <w:b/>
          <w:i w:val="0"/>
          <w:color w:val="auto"/>
          <w:sz w:val="24"/>
          <w:szCs w:val="24"/>
        </w:rPr>
        <w:fldChar w:fldCharType="separate"/>
      </w:r>
      <w:r>
        <w:rPr>
          <w:b/>
          <w:i w:val="0"/>
          <w:noProof/>
          <w:color w:val="auto"/>
          <w:sz w:val="24"/>
          <w:szCs w:val="24"/>
        </w:rPr>
        <w:t>1</w:t>
      </w:r>
      <w:r w:rsidRPr="0088514B">
        <w:rPr>
          <w:b/>
          <w:i w:val="0"/>
          <w:color w:val="auto"/>
          <w:sz w:val="24"/>
          <w:szCs w:val="24"/>
        </w:rPr>
        <w:fldChar w:fldCharType="end"/>
      </w:r>
      <w:r w:rsidRPr="0088514B">
        <w:rPr>
          <w:i w:val="0"/>
          <w:color w:val="auto"/>
          <w:sz w:val="24"/>
          <w:szCs w:val="24"/>
        </w:rPr>
        <w:t xml:space="preserve"> - Requisitos do cabeçalho</w:t>
      </w:r>
      <w:bookmarkEnd w:id="21"/>
    </w:p>
    <w:tbl>
      <w:tblPr>
        <w:tblpPr w:leftFromText="141" w:rightFromText="141" w:vertAnchor="text" w:horzAnchor="margin" w:tblpXSpec="center" w:tblpY="203"/>
        <w:tblW w:w="8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22"/>
        <w:gridCol w:w="1007"/>
        <w:gridCol w:w="1872"/>
      </w:tblGrid>
      <w:tr w:rsidR="00861E06" w:rsidRPr="00624032" w14:paraId="4BE8EB46" w14:textId="77777777" w:rsidTr="00A72C27">
        <w:trPr>
          <w:trHeight w:val="253"/>
        </w:trPr>
        <w:tc>
          <w:tcPr>
            <w:tcW w:w="8201" w:type="dxa"/>
            <w:gridSpan w:val="3"/>
            <w:tcBorders>
              <w:top w:val="single" w:sz="4" w:space="0" w:color="000000"/>
              <w:left w:val="single" w:sz="4" w:space="0" w:color="000000"/>
              <w:bottom w:val="single" w:sz="4" w:space="0" w:color="000000"/>
              <w:right w:val="single" w:sz="4" w:space="0" w:color="000000"/>
            </w:tcBorders>
            <w:shd w:val="clear" w:color="auto" w:fill="808080"/>
            <w:hideMark/>
          </w:tcPr>
          <w:p w14:paraId="5E931712" w14:textId="77777777" w:rsidR="00861E06" w:rsidRPr="00624032" w:rsidRDefault="00861E06" w:rsidP="00A72C27">
            <w:pPr>
              <w:spacing w:after="0" w:line="240" w:lineRule="auto"/>
              <w:jc w:val="center"/>
              <w:rPr>
                <w:rFonts w:ascii="Arial" w:hAnsi="Arial" w:cs="Arial"/>
                <w:b/>
                <w:color w:val="FFFFFF"/>
                <w:sz w:val="24"/>
                <w:szCs w:val="24"/>
              </w:rPr>
            </w:pPr>
            <w:r w:rsidRPr="00624032">
              <w:rPr>
                <w:rFonts w:ascii="Arial" w:hAnsi="Arial" w:cs="Arial"/>
                <w:b/>
                <w:color w:val="FFFFFF"/>
                <w:sz w:val="24"/>
                <w:szCs w:val="24"/>
              </w:rPr>
              <w:t>REQUISITOS FUNCIONAIS E NÃO FUNCIONAIS ASSOCIADOS</w:t>
            </w:r>
          </w:p>
        </w:tc>
      </w:tr>
      <w:tr w:rsidR="00861E06" w:rsidRPr="00624032" w14:paraId="4F315759" w14:textId="77777777" w:rsidTr="00A72C27">
        <w:trPr>
          <w:trHeight w:val="613"/>
        </w:trPr>
        <w:tc>
          <w:tcPr>
            <w:tcW w:w="8201" w:type="dxa"/>
            <w:gridSpan w:val="3"/>
            <w:tcBorders>
              <w:top w:val="single" w:sz="4" w:space="0" w:color="000000"/>
              <w:left w:val="single" w:sz="4" w:space="0" w:color="000000"/>
              <w:bottom w:val="single" w:sz="4" w:space="0" w:color="000000"/>
              <w:right w:val="single" w:sz="4" w:space="0" w:color="000000"/>
            </w:tcBorders>
            <w:hideMark/>
          </w:tcPr>
          <w:p w14:paraId="4196BF2F" w14:textId="77777777" w:rsidR="00861E06" w:rsidRPr="00624032" w:rsidRDefault="00861E06" w:rsidP="00A72C27">
            <w:pPr>
              <w:spacing w:before="120" w:after="0" w:line="240" w:lineRule="auto"/>
              <w:rPr>
                <w:rFonts w:ascii="Arial" w:hAnsi="Arial" w:cs="Arial"/>
                <w:bCs/>
                <w:sz w:val="24"/>
                <w:szCs w:val="24"/>
              </w:rPr>
            </w:pPr>
            <w:r w:rsidRPr="00624032">
              <w:rPr>
                <w:rFonts w:ascii="Arial" w:hAnsi="Arial" w:cs="Arial"/>
                <w:b/>
                <w:sz w:val="24"/>
                <w:szCs w:val="24"/>
              </w:rPr>
              <w:t xml:space="preserve">R1 – </w:t>
            </w:r>
            <w:r>
              <w:rPr>
                <w:rFonts w:ascii="Arial" w:hAnsi="Arial" w:cs="Arial"/>
                <w:bCs/>
                <w:sz w:val="24"/>
                <w:szCs w:val="24"/>
              </w:rPr>
              <w:t>O website deve ter um cabeçalho com os seguintes itens: Início, Categoria e Sobre Nós.</w:t>
            </w:r>
          </w:p>
        </w:tc>
      </w:tr>
      <w:tr w:rsidR="00861E06" w:rsidRPr="00624032" w14:paraId="5BDCFB13" w14:textId="77777777" w:rsidTr="00A72C27">
        <w:trPr>
          <w:trHeight w:val="253"/>
        </w:trPr>
        <w:tc>
          <w:tcPr>
            <w:tcW w:w="8201"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14:paraId="32F0D30A"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REQUISITOS NÃO FUNCIONAIS ASSOCIADOS</w:t>
            </w:r>
          </w:p>
        </w:tc>
      </w:tr>
      <w:tr w:rsidR="00861E06" w:rsidRPr="00624032" w14:paraId="5155CDEA" w14:textId="77777777" w:rsidTr="00A72C27">
        <w:trPr>
          <w:trHeight w:val="253"/>
        </w:trPr>
        <w:tc>
          <w:tcPr>
            <w:tcW w:w="5322" w:type="dxa"/>
            <w:tcBorders>
              <w:top w:val="single" w:sz="4" w:space="0" w:color="000000"/>
              <w:left w:val="single" w:sz="4" w:space="0" w:color="000000"/>
              <w:bottom w:val="single" w:sz="4" w:space="0" w:color="000000"/>
              <w:right w:val="single" w:sz="4" w:space="0" w:color="000000"/>
            </w:tcBorders>
            <w:shd w:val="clear" w:color="auto" w:fill="D9D9D9"/>
            <w:hideMark/>
          </w:tcPr>
          <w:p w14:paraId="4798FCF1" w14:textId="77777777" w:rsidR="00861E06" w:rsidRPr="00624032" w:rsidRDefault="00861E06" w:rsidP="00A72C27">
            <w:pPr>
              <w:spacing w:after="0" w:line="240" w:lineRule="auto"/>
              <w:rPr>
                <w:rFonts w:ascii="Arial" w:hAnsi="Arial" w:cs="Arial"/>
                <w:b/>
                <w:sz w:val="24"/>
                <w:szCs w:val="24"/>
              </w:rPr>
            </w:pPr>
            <w:r w:rsidRPr="00624032">
              <w:rPr>
                <w:rFonts w:ascii="Arial" w:hAnsi="Arial" w:cs="Arial"/>
                <w:b/>
                <w:sz w:val="24"/>
                <w:szCs w:val="24"/>
              </w:rPr>
              <w:t>Descrição da Restrição</w:t>
            </w:r>
          </w:p>
        </w:tc>
        <w:tc>
          <w:tcPr>
            <w:tcW w:w="1007" w:type="dxa"/>
            <w:tcBorders>
              <w:top w:val="single" w:sz="4" w:space="0" w:color="000000"/>
              <w:left w:val="single" w:sz="4" w:space="0" w:color="000000"/>
              <w:bottom w:val="single" w:sz="4" w:space="0" w:color="000000"/>
              <w:right w:val="single" w:sz="4" w:space="0" w:color="000000"/>
            </w:tcBorders>
            <w:shd w:val="clear" w:color="auto" w:fill="D9D9D9"/>
            <w:hideMark/>
          </w:tcPr>
          <w:p w14:paraId="532C78C0"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Tipo</w:t>
            </w:r>
          </w:p>
        </w:tc>
        <w:tc>
          <w:tcPr>
            <w:tcW w:w="1872" w:type="dxa"/>
            <w:tcBorders>
              <w:top w:val="single" w:sz="4" w:space="0" w:color="000000"/>
              <w:left w:val="single" w:sz="4" w:space="0" w:color="000000"/>
              <w:bottom w:val="single" w:sz="4" w:space="0" w:color="000000"/>
              <w:right w:val="single" w:sz="4" w:space="0" w:color="000000"/>
            </w:tcBorders>
            <w:shd w:val="clear" w:color="auto" w:fill="D9D9D9"/>
            <w:hideMark/>
          </w:tcPr>
          <w:p w14:paraId="6C21375D"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Classificação</w:t>
            </w:r>
          </w:p>
        </w:tc>
      </w:tr>
      <w:tr w:rsidR="00861E06" w:rsidRPr="00624032" w14:paraId="26AAD748" w14:textId="77777777" w:rsidTr="00A72C27">
        <w:trPr>
          <w:trHeight w:val="751"/>
        </w:trPr>
        <w:tc>
          <w:tcPr>
            <w:tcW w:w="5322" w:type="dxa"/>
            <w:tcBorders>
              <w:top w:val="single" w:sz="4" w:space="0" w:color="000000"/>
              <w:left w:val="single" w:sz="4" w:space="0" w:color="000000"/>
              <w:bottom w:val="single" w:sz="4" w:space="0" w:color="000000"/>
              <w:right w:val="single" w:sz="4" w:space="0" w:color="000000"/>
            </w:tcBorders>
            <w:shd w:val="clear" w:color="auto" w:fill="D9D9D9"/>
          </w:tcPr>
          <w:p w14:paraId="63C96FD5" w14:textId="77777777" w:rsidR="00861E06" w:rsidRPr="00624032" w:rsidRDefault="00861E06" w:rsidP="00A72C27">
            <w:pPr>
              <w:spacing w:after="0" w:line="240" w:lineRule="auto"/>
              <w:rPr>
                <w:rFonts w:ascii="Arial" w:hAnsi="Arial" w:cs="Arial"/>
                <w:bCs/>
                <w:sz w:val="24"/>
                <w:szCs w:val="24"/>
              </w:rPr>
            </w:pPr>
            <w:r w:rsidRPr="00624032">
              <w:rPr>
                <w:rFonts w:ascii="Arial" w:hAnsi="Arial" w:cs="Arial"/>
                <w:b/>
                <w:sz w:val="24"/>
                <w:szCs w:val="24"/>
              </w:rPr>
              <w:t xml:space="preserve">RNF1 - </w:t>
            </w:r>
            <w:r>
              <w:rPr>
                <w:rFonts w:ascii="Arial" w:hAnsi="Arial" w:cs="Arial"/>
                <w:bCs/>
                <w:sz w:val="24"/>
                <w:szCs w:val="24"/>
              </w:rPr>
              <w:t>Quando o cliente clicar em 1 link especifico o sistema irá abrir a página correspondente aquele link.</w:t>
            </w:r>
          </w:p>
        </w:tc>
        <w:sdt>
          <w:sdtPr>
            <w:rPr>
              <w:rFonts w:ascii="Arial" w:hAnsi="Arial" w:cs="Arial"/>
              <w:sz w:val="24"/>
              <w:szCs w:val="24"/>
            </w:rPr>
            <w:id w:val="-1900269298"/>
            <w:placeholder>
              <w:docPart w:val="676206D7692048318EA68F1CC8511FBF"/>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1007" w:type="dxa"/>
                <w:tcBorders>
                  <w:top w:val="single" w:sz="4" w:space="0" w:color="000000"/>
                  <w:left w:val="single" w:sz="4" w:space="0" w:color="000000"/>
                  <w:bottom w:val="single" w:sz="4" w:space="0" w:color="000000"/>
                  <w:right w:val="single" w:sz="4" w:space="0" w:color="000000"/>
                </w:tcBorders>
                <w:shd w:val="clear" w:color="auto" w:fill="D9D9D9"/>
              </w:tcPr>
              <w:p w14:paraId="41D438D0"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831566187"/>
            <w:placeholder>
              <w:docPart w:val="EB315CB8CE884D808F5DFB485CCFB02A"/>
            </w:placeholder>
            <w:comboBox>
              <w:listItem w:displayText="Obrigatório" w:value="Obrigatório"/>
              <w:listItem w:displayText="Desejável" w:value="Desejável"/>
            </w:comboBox>
          </w:sdtPr>
          <w:sdtContent>
            <w:tc>
              <w:tcPr>
                <w:tcW w:w="1872" w:type="dxa"/>
                <w:tcBorders>
                  <w:top w:val="single" w:sz="4" w:space="0" w:color="000000"/>
                  <w:left w:val="single" w:sz="4" w:space="0" w:color="000000"/>
                  <w:bottom w:val="single" w:sz="4" w:space="0" w:color="000000"/>
                  <w:right w:val="single" w:sz="4" w:space="0" w:color="000000"/>
                </w:tcBorders>
                <w:shd w:val="clear" w:color="auto" w:fill="D9D9D9"/>
              </w:tcPr>
              <w:p w14:paraId="059455C3"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color w:val="808080"/>
                    <w:sz w:val="24"/>
                    <w:szCs w:val="24"/>
                  </w:rPr>
                  <w:t>Obrigatório</w:t>
                </w:r>
              </w:p>
            </w:tc>
          </w:sdtContent>
        </w:sdt>
      </w:tr>
    </w:tbl>
    <w:p w14:paraId="50A53EC6" w14:textId="54188031" w:rsidR="00861E06" w:rsidRPr="0088514B" w:rsidRDefault="00861E06" w:rsidP="0088514B">
      <w:pPr>
        <w:pStyle w:val="Legenda"/>
        <w:jc w:val="center"/>
        <w:rPr>
          <w:noProof/>
          <w:color w:val="000000" w:themeColor="text1"/>
          <w:sz w:val="20"/>
          <w:szCs w:val="20"/>
          <w:lang w:eastAsia="pt-BR"/>
        </w:rPr>
      </w:pPr>
      <w:r w:rsidRPr="00624032">
        <w:rPr>
          <w:color w:val="000000" w:themeColor="text1"/>
          <w:sz w:val="20"/>
          <w:szCs w:val="20"/>
        </w:rPr>
        <w:t>Fonte:</w:t>
      </w:r>
      <w:r>
        <w:rPr>
          <w:color w:val="000000" w:themeColor="text1"/>
          <w:sz w:val="20"/>
          <w:szCs w:val="20"/>
        </w:rPr>
        <w:t xml:space="preserve"> </w:t>
      </w:r>
      <w:r w:rsidRPr="00624032">
        <w:rPr>
          <w:color w:val="000000" w:themeColor="text1"/>
          <w:sz w:val="20"/>
          <w:szCs w:val="20"/>
        </w:rPr>
        <w:t>Autoria própria</w:t>
      </w:r>
    </w:p>
    <w:p w14:paraId="02078B56" w14:textId="76791E08" w:rsidR="00861E06" w:rsidRDefault="00861E06" w:rsidP="00BD77BC">
      <w:pPr>
        <w:pStyle w:val="Corpodetexto"/>
        <w:ind w:firstLine="708"/>
        <w:rPr>
          <w:bCs/>
        </w:rPr>
      </w:pPr>
    </w:p>
    <w:p w14:paraId="0ACE6354" w14:textId="6424777C" w:rsidR="0088514B" w:rsidRPr="0088514B" w:rsidRDefault="0088514B" w:rsidP="0088514B">
      <w:pPr>
        <w:pStyle w:val="Legenda"/>
        <w:keepNext/>
        <w:jc w:val="center"/>
        <w:rPr>
          <w:i w:val="0"/>
          <w:color w:val="auto"/>
          <w:sz w:val="24"/>
          <w:szCs w:val="24"/>
        </w:rPr>
      </w:pPr>
      <w:bookmarkStart w:id="22" w:name="_Toc132204950"/>
      <w:r w:rsidRPr="0088514B">
        <w:rPr>
          <w:b/>
          <w:i w:val="0"/>
          <w:color w:val="auto"/>
          <w:sz w:val="24"/>
          <w:szCs w:val="24"/>
        </w:rPr>
        <w:t xml:space="preserve">Tabela </w:t>
      </w:r>
      <w:r w:rsidRPr="0088514B">
        <w:rPr>
          <w:b/>
          <w:i w:val="0"/>
          <w:color w:val="auto"/>
          <w:sz w:val="24"/>
          <w:szCs w:val="24"/>
        </w:rPr>
        <w:fldChar w:fldCharType="begin"/>
      </w:r>
      <w:r w:rsidRPr="0088514B">
        <w:rPr>
          <w:b/>
          <w:i w:val="0"/>
          <w:color w:val="auto"/>
          <w:sz w:val="24"/>
          <w:szCs w:val="24"/>
        </w:rPr>
        <w:instrText xml:space="preserve"> SEQ Tabela \* ARABIC </w:instrText>
      </w:r>
      <w:r w:rsidRPr="0088514B">
        <w:rPr>
          <w:b/>
          <w:i w:val="0"/>
          <w:color w:val="auto"/>
          <w:sz w:val="24"/>
          <w:szCs w:val="24"/>
        </w:rPr>
        <w:fldChar w:fldCharType="separate"/>
      </w:r>
      <w:r>
        <w:rPr>
          <w:b/>
          <w:i w:val="0"/>
          <w:noProof/>
          <w:color w:val="auto"/>
          <w:sz w:val="24"/>
          <w:szCs w:val="24"/>
        </w:rPr>
        <w:t>2</w:t>
      </w:r>
      <w:r w:rsidRPr="0088514B">
        <w:rPr>
          <w:b/>
          <w:i w:val="0"/>
          <w:color w:val="auto"/>
          <w:sz w:val="24"/>
          <w:szCs w:val="24"/>
        </w:rPr>
        <w:fldChar w:fldCharType="end"/>
      </w:r>
      <w:r w:rsidRPr="0088514B">
        <w:rPr>
          <w:i w:val="0"/>
          <w:color w:val="auto"/>
          <w:sz w:val="24"/>
          <w:szCs w:val="24"/>
        </w:rPr>
        <w:t xml:space="preserve"> - Requisitos página Início</w:t>
      </w:r>
      <w:bookmarkEnd w:id="22"/>
    </w:p>
    <w:tbl>
      <w:tblPr>
        <w:tblpPr w:leftFromText="141" w:rightFromText="141" w:vertAnchor="text" w:horzAnchor="margin" w:tblpXSpec="center" w:tblpY="203"/>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0"/>
        <w:gridCol w:w="992"/>
        <w:gridCol w:w="1843"/>
      </w:tblGrid>
      <w:tr w:rsidR="00861E06" w:rsidRPr="00624032" w14:paraId="58C53EA4"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808080"/>
            <w:hideMark/>
          </w:tcPr>
          <w:p w14:paraId="4B536136" w14:textId="77777777" w:rsidR="00861E06" w:rsidRPr="00624032" w:rsidRDefault="00861E06" w:rsidP="00A72C27">
            <w:pPr>
              <w:spacing w:after="0" w:line="240" w:lineRule="auto"/>
              <w:jc w:val="center"/>
              <w:rPr>
                <w:rFonts w:ascii="Arial" w:hAnsi="Arial" w:cs="Arial"/>
                <w:b/>
                <w:color w:val="FFFFFF"/>
                <w:sz w:val="24"/>
                <w:szCs w:val="24"/>
              </w:rPr>
            </w:pPr>
            <w:r w:rsidRPr="00624032">
              <w:rPr>
                <w:rFonts w:ascii="Arial" w:hAnsi="Arial" w:cs="Arial"/>
                <w:b/>
                <w:color w:val="FFFFFF"/>
                <w:sz w:val="24"/>
                <w:szCs w:val="24"/>
              </w:rPr>
              <w:t>REQUISITOS FUNCIONAIS E NÃO FUNCIONAIS ASSOCIADOS</w:t>
            </w:r>
          </w:p>
        </w:tc>
      </w:tr>
      <w:tr w:rsidR="00861E06" w:rsidRPr="00624032" w14:paraId="1D19386B" w14:textId="77777777" w:rsidTr="00A72C27">
        <w:tc>
          <w:tcPr>
            <w:tcW w:w="8075" w:type="dxa"/>
            <w:gridSpan w:val="3"/>
            <w:tcBorders>
              <w:top w:val="single" w:sz="4" w:space="0" w:color="000000"/>
              <w:left w:val="single" w:sz="4" w:space="0" w:color="000000"/>
              <w:bottom w:val="single" w:sz="4" w:space="0" w:color="000000"/>
              <w:right w:val="single" w:sz="4" w:space="0" w:color="000000"/>
            </w:tcBorders>
            <w:hideMark/>
          </w:tcPr>
          <w:p w14:paraId="22010B3F" w14:textId="77777777" w:rsidR="00861E06" w:rsidRPr="00624032" w:rsidRDefault="00861E06" w:rsidP="00A72C27">
            <w:pPr>
              <w:spacing w:before="120" w:after="0" w:line="240" w:lineRule="auto"/>
              <w:rPr>
                <w:rFonts w:ascii="Arial" w:hAnsi="Arial" w:cs="Arial"/>
                <w:bCs/>
                <w:sz w:val="24"/>
                <w:szCs w:val="24"/>
              </w:rPr>
            </w:pPr>
            <w:r>
              <w:rPr>
                <w:rFonts w:ascii="Arial" w:hAnsi="Arial" w:cs="Arial"/>
                <w:b/>
                <w:sz w:val="24"/>
                <w:szCs w:val="24"/>
              </w:rPr>
              <w:t>R3</w:t>
            </w:r>
            <w:r w:rsidRPr="00624032">
              <w:rPr>
                <w:rFonts w:ascii="Arial" w:hAnsi="Arial" w:cs="Arial"/>
                <w:b/>
                <w:sz w:val="24"/>
                <w:szCs w:val="24"/>
              </w:rPr>
              <w:t xml:space="preserve"> – </w:t>
            </w:r>
            <w:r w:rsidRPr="00624032">
              <w:rPr>
                <w:rFonts w:ascii="Arial" w:hAnsi="Arial" w:cs="Arial"/>
                <w:bCs/>
                <w:sz w:val="24"/>
                <w:szCs w:val="24"/>
              </w:rPr>
              <w:t xml:space="preserve">O sistema deve exibir </w:t>
            </w:r>
            <w:r>
              <w:rPr>
                <w:rFonts w:ascii="Arial" w:hAnsi="Arial" w:cs="Arial"/>
                <w:bCs/>
                <w:sz w:val="24"/>
                <w:szCs w:val="24"/>
              </w:rPr>
              <w:t>um campo de sites mais recomendados na página Início do site que se encontra no cabeçalho</w:t>
            </w:r>
            <w:r w:rsidRPr="00624032">
              <w:rPr>
                <w:rFonts w:ascii="Arial" w:hAnsi="Arial" w:cs="Arial"/>
                <w:bCs/>
                <w:sz w:val="24"/>
                <w:szCs w:val="24"/>
              </w:rPr>
              <w:t>.</w:t>
            </w:r>
          </w:p>
        </w:tc>
      </w:tr>
      <w:tr w:rsidR="00861E06" w:rsidRPr="00624032" w14:paraId="7C5A352B"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14:paraId="6B96341D"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REQUISITOS NÃO FUNCIONAIS ASSOCIADOS</w:t>
            </w:r>
          </w:p>
        </w:tc>
      </w:tr>
      <w:tr w:rsidR="00861E06" w:rsidRPr="00624032" w14:paraId="79FA0206"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hideMark/>
          </w:tcPr>
          <w:p w14:paraId="2BB69D8C" w14:textId="77777777" w:rsidR="00861E06" w:rsidRPr="00624032" w:rsidRDefault="00861E06" w:rsidP="00A72C27">
            <w:pPr>
              <w:spacing w:after="0" w:line="240" w:lineRule="auto"/>
              <w:rPr>
                <w:rFonts w:ascii="Arial" w:hAnsi="Arial" w:cs="Arial"/>
                <w:b/>
                <w:sz w:val="24"/>
                <w:szCs w:val="24"/>
              </w:rPr>
            </w:pPr>
            <w:r w:rsidRPr="00624032">
              <w:rPr>
                <w:rFonts w:ascii="Arial" w:hAnsi="Arial" w:cs="Arial"/>
                <w:b/>
                <w:sz w:val="24"/>
                <w:szCs w:val="24"/>
              </w:rPr>
              <w:t>Descrição da Restrição</w:t>
            </w:r>
          </w:p>
        </w:tc>
        <w:tc>
          <w:tcPr>
            <w:tcW w:w="992" w:type="dxa"/>
            <w:tcBorders>
              <w:top w:val="single" w:sz="4" w:space="0" w:color="000000"/>
              <w:left w:val="single" w:sz="4" w:space="0" w:color="000000"/>
              <w:bottom w:val="single" w:sz="4" w:space="0" w:color="000000"/>
              <w:right w:val="single" w:sz="4" w:space="0" w:color="000000"/>
            </w:tcBorders>
            <w:shd w:val="clear" w:color="auto" w:fill="D9D9D9"/>
            <w:hideMark/>
          </w:tcPr>
          <w:p w14:paraId="17C6BF21"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Tipo</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14:paraId="3E9F2277"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Classificação</w:t>
            </w:r>
          </w:p>
        </w:tc>
      </w:tr>
      <w:tr w:rsidR="00861E06" w:rsidRPr="00624032" w14:paraId="3B4CDFB5"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072C955F" w14:textId="77777777" w:rsidR="00861E06" w:rsidRPr="00624032" w:rsidRDefault="00861E06" w:rsidP="00A72C27">
            <w:pPr>
              <w:spacing w:after="0" w:line="240" w:lineRule="auto"/>
              <w:rPr>
                <w:rFonts w:ascii="Arial" w:hAnsi="Arial" w:cs="Arial"/>
                <w:bCs/>
                <w:sz w:val="24"/>
                <w:szCs w:val="24"/>
              </w:rPr>
            </w:pPr>
            <w:r w:rsidRPr="00624032">
              <w:rPr>
                <w:rFonts w:ascii="Arial" w:hAnsi="Arial" w:cs="Arial"/>
                <w:b/>
                <w:sz w:val="24"/>
                <w:szCs w:val="24"/>
              </w:rPr>
              <w:t xml:space="preserve">RNF1 - </w:t>
            </w:r>
            <w:r>
              <w:rPr>
                <w:rFonts w:ascii="Arial" w:hAnsi="Arial" w:cs="Arial"/>
                <w:bCs/>
                <w:sz w:val="24"/>
                <w:szCs w:val="24"/>
              </w:rPr>
              <w:t>Esta aba deve mostrar sites mais recomendados.</w:t>
            </w:r>
          </w:p>
        </w:tc>
        <w:sdt>
          <w:sdtPr>
            <w:rPr>
              <w:rFonts w:ascii="Arial" w:hAnsi="Arial" w:cs="Arial"/>
              <w:sz w:val="24"/>
              <w:szCs w:val="24"/>
            </w:rPr>
            <w:id w:val="398491380"/>
            <w:placeholder>
              <w:docPart w:val="8B6166ACA84642CE976D5F9A3FA23648"/>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546B1449"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1440205976"/>
            <w:placeholder>
              <w:docPart w:val="42460AC92B8644A0BC10D08BF1609F91"/>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2AF605E5"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color w:val="808080"/>
                    <w:sz w:val="24"/>
                    <w:szCs w:val="24"/>
                  </w:rPr>
                  <w:t>Obrigatório</w:t>
                </w:r>
              </w:p>
            </w:tc>
          </w:sdtContent>
        </w:sdt>
      </w:tr>
    </w:tbl>
    <w:p w14:paraId="0DC2D3A1" w14:textId="4AFACC04" w:rsidR="00861E06" w:rsidRPr="0088514B" w:rsidRDefault="00861E06" w:rsidP="0088514B">
      <w:pPr>
        <w:pStyle w:val="Legenda"/>
        <w:jc w:val="center"/>
        <w:rPr>
          <w:color w:val="000000" w:themeColor="text1"/>
          <w:sz w:val="20"/>
          <w:szCs w:val="20"/>
        </w:rPr>
      </w:pPr>
      <w:r w:rsidRPr="00624032">
        <w:rPr>
          <w:color w:val="000000" w:themeColor="text1"/>
          <w:sz w:val="20"/>
          <w:szCs w:val="20"/>
        </w:rPr>
        <w:t>Fonte:</w:t>
      </w:r>
      <w:r>
        <w:rPr>
          <w:color w:val="000000" w:themeColor="text1"/>
          <w:sz w:val="20"/>
          <w:szCs w:val="20"/>
        </w:rPr>
        <w:t xml:space="preserve"> </w:t>
      </w:r>
      <w:r w:rsidRPr="00624032">
        <w:rPr>
          <w:color w:val="000000" w:themeColor="text1"/>
          <w:sz w:val="20"/>
          <w:szCs w:val="20"/>
        </w:rPr>
        <w:t>Autoria própria</w:t>
      </w:r>
    </w:p>
    <w:p w14:paraId="732208BD" w14:textId="77777777" w:rsidR="0088514B" w:rsidRDefault="0088514B" w:rsidP="0088514B">
      <w:pPr>
        <w:pStyle w:val="Legenda"/>
        <w:keepNext/>
        <w:jc w:val="center"/>
        <w:rPr>
          <w:b/>
          <w:bCs/>
          <w:i w:val="0"/>
          <w:iCs w:val="0"/>
          <w:color w:val="auto"/>
          <w:sz w:val="24"/>
          <w:szCs w:val="24"/>
        </w:rPr>
      </w:pPr>
    </w:p>
    <w:p w14:paraId="0BC8F898" w14:textId="0170A8F5" w:rsidR="0088514B" w:rsidRPr="0088514B" w:rsidRDefault="0088514B" w:rsidP="0088514B">
      <w:pPr>
        <w:pStyle w:val="Legenda"/>
        <w:keepNext/>
        <w:jc w:val="center"/>
        <w:rPr>
          <w:i w:val="0"/>
          <w:color w:val="auto"/>
          <w:sz w:val="24"/>
          <w:szCs w:val="24"/>
        </w:rPr>
      </w:pPr>
      <w:bookmarkStart w:id="23" w:name="_Toc132204951"/>
      <w:r w:rsidRPr="0088514B">
        <w:rPr>
          <w:b/>
          <w:i w:val="0"/>
          <w:color w:val="auto"/>
          <w:sz w:val="24"/>
          <w:szCs w:val="24"/>
        </w:rPr>
        <w:t xml:space="preserve">Tabela </w:t>
      </w:r>
      <w:r w:rsidRPr="0088514B">
        <w:rPr>
          <w:b/>
          <w:i w:val="0"/>
          <w:color w:val="auto"/>
          <w:sz w:val="24"/>
          <w:szCs w:val="24"/>
        </w:rPr>
        <w:fldChar w:fldCharType="begin"/>
      </w:r>
      <w:r w:rsidRPr="0088514B">
        <w:rPr>
          <w:b/>
          <w:i w:val="0"/>
          <w:color w:val="auto"/>
          <w:sz w:val="24"/>
          <w:szCs w:val="24"/>
        </w:rPr>
        <w:instrText xml:space="preserve"> SEQ Tabela \* ARABIC </w:instrText>
      </w:r>
      <w:r w:rsidRPr="0088514B">
        <w:rPr>
          <w:b/>
          <w:i w:val="0"/>
          <w:color w:val="auto"/>
          <w:sz w:val="24"/>
          <w:szCs w:val="24"/>
        </w:rPr>
        <w:fldChar w:fldCharType="separate"/>
      </w:r>
      <w:r>
        <w:rPr>
          <w:b/>
          <w:i w:val="0"/>
          <w:noProof/>
          <w:color w:val="auto"/>
          <w:sz w:val="24"/>
          <w:szCs w:val="24"/>
        </w:rPr>
        <w:t>3</w:t>
      </w:r>
      <w:r w:rsidRPr="0088514B">
        <w:rPr>
          <w:b/>
          <w:i w:val="0"/>
          <w:color w:val="auto"/>
          <w:sz w:val="24"/>
          <w:szCs w:val="24"/>
        </w:rPr>
        <w:fldChar w:fldCharType="end"/>
      </w:r>
      <w:r w:rsidRPr="0088514B">
        <w:rPr>
          <w:i w:val="0"/>
          <w:color w:val="auto"/>
          <w:sz w:val="24"/>
          <w:szCs w:val="24"/>
        </w:rPr>
        <w:t xml:space="preserve"> - Requisitos da página de Categoria</w:t>
      </w:r>
      <w:bookmarkEnd w:id="23"/>
    </w:p>
    <w:tbl>
      <w:tblPr>
        <w:tblpPr w:leftFromText="141" w:rightFromText="141" w:vertAnchor="text" w:horzAnchor="margin" w:tblpXSpec="center" w:tblpY="203"/>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0"/>
        <w:gridCol w:w="992"/>
        <w:gridCol w:w="1843"/>
      </w:tblGrid>
      <w:tr w:rsidR="00982D08" w:rsidRPr="00624032" w14:paraId="118F83AD"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808080"/>
            <w:hideMark/>
          </w:tcPr>
          <w:p w14:paraId="7F4B9491" w14:textId="77777777" w:rsidR="00982D08" w:rsidRPr="00624032" w:rsidRDefault="00982D08" w:rsidP="00A72C27">
            <w:pPr>
              <w:spacing w:after="0" w:line="240" w:lineRule="auto"/>
              <w:jc w:val="center"/>
              <w:rPr>
                <w:rFonts w:ascii="Arial" w:hAnsi="Arial" w:cs="Arial"/>
                <w:b/>
                <w:color w:val="FFFFFF"/>
                <w:sz w:val="24"/>
                <w:szCs w:val="24"/>
              </w:rPr>
            </w:pPr>
            <w:r w:rsidRPr="00624032">
              <w:rPr>
                <w:rFonts w:ascii="Arial" w:hAnsi="Arial" w:cs="Arial"/>
                <w:b/>
                <w:color w:val="FFFFFF"/>
                <w:sz w:val="24"/>
                <w:szCs w:val="24"/>
              </w:rPr>
              <w:t>REQUISITOS FUNCIONAIS E NÃO FUNCIONAIS ASSOCIADOS</w:t>
            </w:r>
          </w:p>
        </w:tc>
      </w:tr>
      <w:tr w:rsidR="00982D08" w:rsidRPr="00624032" w14:paraId="30A7A169" w14:textId="77777777" w:rsidTr="00A72C27">
        <w:tc>
          <w:tcPr>
            <w:tcW w:w="8075" w:type="dxa"/>
            <w:gridSpan w:val="3"/>
            <w:tcBorders>
              <w:top w:val="single" w:sz="4" w:space="0" w:color="000000"/>
              <w:left w:val="single" w:sz="4" w:space="0" w:color="000000"/>
              <w:bottom w:val="single" w:sz="4" w:space="0" w:color="000000"/>
              <w:right w:val="single" w:sz="4" w:space="0" w:color="000000"/>
            </w:tcBorders>
            <w:hideMark/>
          </w:tcPr>
          <w:p w14:paraId="49BB4735" w14:textId="6FD81BF0" w:rsidR="00982D08" w:rsidRPr="00624032" w:rsidRDefault="00BD77BC" w:rsidP="00BD77BC">
            <w:pPr>
              <w:spacing w:before="120" w:after="0" w:line="240" w:lineRule="auto"/>
              <w:rPr>
                <w:rFonts w:ascii="Arial" w:hAnsi="Arial" w:cs="Arial"/>
                <w:bCs/>
                <w:sz w:val="24"/>
                <w:szCs w:val="24"/>
              </w:rPr>
            </w:pPr>
            <w:r>
              <w:rPr>
                <w:rFonts w:ascii="Arial" w:hAnsi="Arial" w:cs="Arial"/>
                <w:b/>
                <w:sz w:val="24"/>
                <w:szCs w:val="24"/>
              </w:rPr>
              <w:t>R2</w:t>
            </w:r>
            <w:r w:rsidR="00982D08" w:rsidRPr="00624032">
              <w:rPr>
                <w:rFonts w:ascii="Arial" w:hAnsi="Arial" w:cs="Arial"/>
                <w:b/>
                <w:sz w:val="24"/>
                <w:szCs w:val="24"/>
              </w:rPr>
              <w:t xml:space="preserve"> – </w:t>
            </w:r>
            <w:r w:rsidR="000E6A80">
              <w:rPr>
                <w:rFonts w:ascii="Arial" w:hAnsi="Arial" w:cs="Arial"/>
                <w:bCs/>
                <w:sz w:val="24"/>
                <w:szCs w:val="24"/>
              </w:rPr>
              <w:t>Ao clicar em Categoria o</w:t>
            </w:r>
            <w:r w:rsidR="00982D08" w:rsidRPr="00624032">
              <w:rPr>
                <w:rFonts w:ascii="Arial" w:hAnsi="Arial" w:cs="Arial"/>
                <w:bCs/>
                <w:sz w:val="24"/>
                <w:szCs w:val="24"/>
              </w:rPr>
              <w:t xml:space="preserve"> s</w:t>
            </w:r>
            <w:r w:rsidR="00982D08">
              <w:rPr>
                <w:rFonts w:ascii="Arial" w:hAnsi="Arial" w:cs="Arial"/>
                <w:bCs/>
                <w:sz w:val="24"/>
                <w:szCs w:val="24"/>
              </w:rPr>
              <w:t xml:space="preserve">istema deve </w:t>
            </w:r>
            <w:r w:rsidR="00E15798">
              <w:rPr>
                <w:rFonts w:ascii="Arial" w:hAnsi="Arial" w:cs="Arial"/>
                <w:bCs/>
                <w:sz w:val="24"/>
                <w:szCs w:val="24"/>
              </w:rPr>
              <w:t>abrir a p</w:t>
            </w:r>
            <w:r w:rsidR="0036074F">
              <w:rPr>
                <w:rFonts w:ascii="Arial" w:hAnsi="Arial" w:cs="Arial"/>
                <w:bCs/>
                <w:sz w:val="24"/>
                <w:szCs w:val="24"/>
              </w:rPr>
              <w:t>á</w:t>
            </w:r>
            <w:r w:rsidR="00E15798">
              <w:rPr>
                <w:rFonts w:ascii="Arial" w:hAnsi="Arial" w:cs="Arial"/>
                <w:bCs/>
                <w:sz w:val="24"/>
                <w:szCs w:val="24"/>
              </w:rPr>
              <w:t>gina</w:t>
            </w:r>
            <w:r w:rsidR="000E6A80">
              <w:rPr>
                <w:rFonts w:ascii="Arial" w:hAnsi="Arial" w:cs="Arial"/>
                <w:bCs/>
                <w:sz w:val="24"/>
                <w:szCs w:val="24"/>
              </w:rPr>
              <w:t xml:space="preserve"> e</w:t>
            </w:r>
            <w:r w:rsidR="00E15798">
              <w:rPr>
                <w:rFonts w:ascii="Arial" w:hAnsi="Arial" w:cs="Arial"/>
                <w:bCs/>
                <w:sz w:val="24"/>
                <w:szCs w:val="24"/>
              </w:rPr>
              <w:t xml:space="preserve"> </w:t>
            </w:r>
            <w:r w:rsidR="000E6A80">
              <w:rPr>
                <w:rFonts w:ascii="Arial" w:hAnsi="Arial" w:cs="Arial"/>
                <w:bCs/>
                <w:sz w:val="24"/>
                <w:szCs w:val="24"/>
              </w:rPr>
              <w:t>as</w:t>
            </w:r>
            <w:r w:rsidR="00E15798">
              <w:rPr>
                <w:rFonts w:ascii="Arial" w:hAnsi="Arial" w:cs="Arial"/>
                <w:bCs/>
                <w:sz w:val="24"/>
                <w:szCs w:val="24"/>
              </w:rPr>
              <w:t xml:space="preserve"> indicaç</w:t>
            </w:r>
            <w:r w:rsidR="000E6A80">
              <w:rPr>
                <w:rFonts w:ascii="Arial" w:hAnsi="Arial" w:cs="Arial"/>
                <w:bCs/>
                <w:sz w:val="24"/>
                <w:szCs w:val="24"/>
              </w:rPr>
              <w:t>ões</w:t>
            </w:r>
            <w:r w:rsidR="00E15798">
              <w:rPr>
                <w:rFonts w:ascii="Arial" w:hAnsi="Arial" w:cs="Arial"/>
                <w:bCs/>
                <w:sz w:val="24"/>
                <w:szCs w:val="24"/>
              </w:rPr>
              <w:t xml:space="preserve"> </w:t>
            </w:r>
            <w:r>
              <w:rPr>
                <w:rFonts w:ascii="Arial" w:hAnsi="Arial" w:cs="Arial"/>
                <w:bCs/>
                <w:sz w:val="24"/>
                <w:szCs w:val="24"/>
              </w:rPr>
              <w:t>d</w:t>
            </w:r>
            <w:r w:rsidR="00E15798">
              <w:rPr>
                <w:rFonts w:ascii="Arial" w:hAnsi="Arial" w:cs="Arial"/>
                <w:bCs/>
                <w:sz w:val="24"/>
                <w:szCs w:val="24"/>
              </w:rPr>
              <w:t>a</w:t>
            </w:r>
            <w:r w:rsidR="000E6A80">
              <w:rPr>
                <w:rFonts w:ascii="Arial" w:hAnsi="Arial" w:cs="Arial"/>
                <w:bCs/>
                <w:sz w:val="24"/>
                <w:szCs w:val="24"/>
              </w:rPr>
              <w:t>s</w:t>
            </w:r>
            <w:r w:rsidR="00E15798">
              <w:rPr>
                <w:rFonts w:ascii="Arial" w:hAnsi="Arial" w:cs="Arial"/>
                <w:bCs/>
                <w:sz w:val="24"/>
                <w:szCs w:val="24"/>
              </w:rPr>
              <w:t xml:space="preserve"> categori</w:t>
            </w:r>
            <w:r w:rsidR="000E6A80">
              <w:rPr>
                <w:rFonts w:ascii="Arial" w:hAnsi="Arial" w:cs="Arial"/>
                <w:bCs/>
                <w:sz w:val="24"/>
                <w:szCs w:val="24"/>
              </w:rPr>
              <w:t>as abaixo do cabeçalho.</w:t>
            </w:r>
          </w:p>
        </w:tc>
      </w:tr>
      <w:tr w:rsidR="00982D08" w:rsidRPr="00624032" w14:paraId="42A99335"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14:paraId="29E7F4DD" w14:textId="77777777" w:rsidR="00982D08" w:rsidRPr="00624032" w:rsidRDefault="00982D08" w:rsidP="00A72C27">
            <w:pPr>
              <w:spacing w:after="0" w:line="240" w:lineRule="auto"/>
              <w:jc w:val="center"/>
              <w:rPr>
                <w:rFonts w:ascii="Arial" w:hAnsi="Arial" w:cs="Arial"/>
                <w:b/>
                <w:sz w:val="24"/>
                <w:szCs w:val="24"/>
              </w:rPr>
            </w:pPr>
            <w:r w:rsidRPr="00624032">
              <w:rPr>
                <w:rFonts w:ascii="Arial" w:hAnsi="Arial" w:cs="Arial"/>
                <w:b/>
                <w:sz w:val="24"/>
                <w:szCs w:val="24"/>
              </w:rPr>
              <w:t>REQUISITOS NÃO FUNCIONAIS ASSOCIADOS</w:t>
            </w:r>
          </w:p>
        </w:tc>
      </w:tr>
      <w:tr w:rsidR="00982D08" w:rsidRPr="00624032" w14:paraId="49DF47A7"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hideMark/>
          </w:tcPr>
          <w:p w14:paraId="7E8138AF" w14:textId="77777777" w:rsidR="00982D08" w:rsidRPr="00624032" w:rsidRDefault="00982D08" w:rsidP="00A72C27">
            <w:pPr>
              <w:spacing w:after="0" w:line="240" w:lineRule="auto"/>
              <w:rPr>
                <w:rFonts w:ascii="Arial" w:hAnsi="Arial" w:cs="Arial"/>
                <w:b/>
                <w:sz w:val="24"/>
                <w:szCs w:val="24"/>
              </w:rPr>
            </w:pPr>
            <w:r w:rsidRPr="00624032">
              <w:rPr>
                <w:rFonts w:ascii="Arial" w:hAnsi="Arial" w:cs="Arial"/>
                <w:b/>
                <w:sz w:val="24"/>
                <w:szCs w:val="24"/>
              </w:rPr>
              <w:t>Descrição da Restrição</w:t>
            </w:r>
          </w:p>
        </w:tc>
        <w:tc>
          <w:tcPr>
            <w:tcW w:w="992" w:type="dxa"/>
            <w:tcBorders>
              <w:top w:val="single" w:sz="4" w:space="0" w:color="000000"/>
              <w:left w:val="single" w:sz="4" w:space="0" w:color="000000"/>
              <w:bottom w:val="single" w:sz="4" w:space="0" w:color="000000"/>
              <w:right w:val="single" w:sz="4" w:space="0" w:color="000000"/>
            </w:tcBorders>
            <w:shd w:val="clear" w:color="auto" w:fill="D9D9D9"/>
            <w:hideMark/>
          </w:tcPr>
          <w:p w14:paraId="3E688903" w14:textId="77777777" w:rsidR="00982D08" w:rsidRPr="00624032" w:rsidRDefault="00982D08" w:rsidP="00A72C27">
            <w:pPr>
              <w:spacing w:after="0" w:line="240" w:lineRule="auto"/>
              <w:jc w:val="center"/>
              <w:rPr>
                <w:rFonts w:ascii="Arial" w:hAnsi="Arial" w:cs="Arial"/>
                <w:b/>
                <w:sz w:val="24"/>
                <w:szCs w:val="24"/>
              </w:rPr>
            </w:pPr>
            <w:r w:rsidRPr="00624032">
              <w:rPr>
                <w:rFonts w:ascii="Arial" w:hAnsi="Arial" w:cs="Arial"/>
                <w:b/>
                <w:sz w:val="24"/>
                <w:szCs w:val="24"/>
              </w:rPr>
              <w:t>Tipo</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14:paraId="4B5D003F" w14:textId="77777777" w:rsidR="00982D08" w:rsidRPr="00624032" w:rsidRDefault="00982D08" w:rsidP="00A72C27">
            <w:pPr>
              <w:spacing w:after="0" w:line="240" w:lineRule="auto"/>
              <w:jc w:val="center"/>
              <w:rPr>
                <w:rFonts w:ascii="Arial" w:hAnsi="Arial" w:cs="Arial"/>
                <w:b/>
                <w:sz w:val="24"/>
                <w:szCs w:val="24"/>
              </w:rPr>
            </w:pPr>
            <w:r w:rsidRPr="00624032">
              <w:rPr>
                <w:rFonts w:ascii="Arial" w:hAnsi="Arial" w:cs="Arial"/>
                <w:b/>
                <w:sz w:val="24"/>
                <w:szCs w:val="24"/>
              </w:rPr>
              <w:t>Classificação</w:t>
            </w:r>
          </w:p>
        </w:tc>
      </w:tr>
      <w:tr w:rsidR="004978F1" w:rsidRPr="00624032" w14:paraId="5DE2F80C"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32BDD97D" w14:textId="252F63D3" w:rsidR="004978F1" w:rsidRPr="00624032" w:rsidRDefault="004978F1" w:rsidP="004978F1">
            <w:pPr>
              <w:spacing w:after="0" w:line="240" w:lineRule="auto"/>
              <w:rPr>
                <w:rFonts w:ascii="Arial" w:hAnsi="Arial" w:cs="Arial"/>
                <w:b/>
                <w:sz w:val="24"/>
                <w:szCs w:val="24"/>
              </w:rPr>
            </w:pPr>
            <w:r w:rsidRPr="00624032">
              <w:rPr>
                <w:rFonts w:ascii="Arial" w:hAnsi="Arial" w:cs="Arial"/>
                <w:b/>
                <w:sz w:val="24"/>
                <w:szCs w:val="24"/>
              </w:rPr>
              <w:t xml:space="preserve">RNF1 – </w:t>
            </w:r>
            <w:r w:rsidR="000E6A80">
              <w:rPr>
                <w:rFonts w:ascii="Arial" w:hAnsi="Arial" w:cs="Arial"/>
                <w:sz w:val="24"/>
                <w:szCs w:val="24"/>
              </w:rPr>
              <w:t xml:space="preserve">O sistema deve exibir </w:t>
            </w:r>
            <w:r w:rsidR="00383E70">
              <w:rPr>
                <w:rFonts w:ascii="Arial" w:hAnsi="Arial" w:cs="Arial"/>
                <w:sz w:val="24"/>
                <w:szCs w:val="24"/>
              </w:rPr>
              <w:t>as descrições dos</w:t>
            </w:r>
            <w:r w:rsidR="000E6A80">
              <w:rPr>
                <w:rFonts w:ascii="Arial" w:hAnsi="Arial" w:cs="Arial"/>
                <w:sz w:val="24"/>
                <w:szCs w:val="24"/>
              </w:rPr>
              <w:t xml:space="preserve"> sites recomendados de acordo com a categoria que o cliente selecionar</w:t>
            </w:r>
            <w:r w:rsidR="00861E06">
              <w:rPr>
                <w:rFonts w:ascii="Arial" w:hAnsi="Arial" w:cs="Arial"/>
                <w:sz w:val="24"/>
                <w:szCs w:val="24"/>
              </w:rPr>
              <w:t xml:space="preserve"> e o formulário de experiência</w:t>
            </w:r>
            <w:r w:rsidR="000E6A80">
              <w:rPr>
                <w:rFonts w:ascii="Arial" w:hAnsi="Arial" w:cs="Arial"/>
                <w:sz w:val="24"/>
                <w:szCs w:val="24"/>
              </w:rPr>
              <w:t>.</w:t>
            </w:r>
          </w:p>
        </w:tc>
        <w:sdt>
          <w:sdtPr>
            <w:rPr>
              <w:rFonts w:ascii="Arial" w:hAnsi="Arial" w:cs="Arial"/>
              <w:sz w:val="24"/>
              <w:szCs w:val="24"/>
            </w:rPr>
            <w:id w:val="240445456"/>
            <w:placeholder>
              <w:docPart w:val="0072C43A82CF4AB881328DD0E278C218"/>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384D4F93" w14:textId="12A53F9E" w:rsidR="004978F1" w:rsidRDefault="004978F1" w:rsidP="004978F1">
                <w:pPr>
                  <w:spacing w:after="0" w:line="240" w:lineRule="auto"/>
                  <w:jc w:val="center"/>
                  <w:rPr>
                    <w:rFonts w:ascii="Arial" w:hAnsi="Arial" w:cs="Arial"/>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1587725640"/>
            <w:placeholder>
              <w:docPart w:val="BFBEC63A8E8E4E57A43563E90AAE10A9"/>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08F298F7" w14:textId="5EADB8F3" w:rsidR="004978F1" w:rsidRDefault="004978F1" w:rsidP="004978F1">
                <w:pPr>
                  <w:spacing w:after="0" w:line="240" w:lineRule="auto"/>
                  <w:jc w:val="center"/>
                  <w:rPr>
                    <w:rFonts w:ascii="Arial" w:hAnsi="Arial" w:cs="Arial"/>
                    <w:color w:val="808080"/>
                    <w:sz w:val="24"/>
                    <w:szCs w:val="24"/>
                  </w:rPr>
                </w:pPr>
                <w:r w:rsidRPr="00624032">
                  <w:rPr>
                    <w:rFonts w:ascii="Arial" w:hAnsi="Arial" w:cs="Arial"/>
                    <w:color w:val="808080"/>
                    <w:sz w:val="24"/>
                    <w:szCs w:val="24"/>
                  </w:rPr>
                  <w:t>Obrigatório</w:t>
                </w:r>
              </w:p>
            </w:tc>
          </w:sdtContent>
        </w:sdt>
      </w:tr>
      <w:tr w:rsidR="00383E70" w:rsidRPr="00624032" w14:paraId="26A5DB2F"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339F3CC8" w14:textId="4259E225" w:rsidR="00383E70" w:rsidRPr="00624032" w:rsidRDefault="00383E70" w:rsidP="00383E70">
            <w:pPr>
              <w:spacing w:after="0" w:line="240" w:lineRule="auto"/>
              <w:rPr>
                <w:rFonts w:ascii="Arial" w:hAnsi="Arial" w:cs="Arial"/>
                <w:b/>
                <w:sz w:val="24"/>
                <w:szCs w:val="24"/>
              </w:rPr>
            </w:pPr>
            <w:r w:rsidRPr="00624032">
              <w:rPr>
                <w:rFonts w:ascii="Arial" w:hAnsi="Arial" w:cs="Arial"/>
                <w:b/>
                <w:sz w:val="24"/>
                <w:szCs w:val="24"/>
              </w:rPr>
              <w:t>RNF</w:t>
            </w:r>
            <w:r>
              <w:rPr>
                <w:rFonts w:ascii="Arial" w:hAnsi="Arial" w:cs="Arial"/>
                <w:b/>
                <w:sz w:val="24"/>
                <w:szCs w:val="24"/>
              </w:rPr>
              <w:t>2</w:t>
            </w:r>
            <w:r w:rsidRPr="00624032">
              <w:rPr>
                <w:rFonts w:ascii="Arial" w:hAnsi="Arial" w:cs="Arial"/>
                <w:b/>
                <w:sz w:val="24"/>
                <w:szCs w:val="24"/>
              </w:rPr>
              <w:t xml:space="preserve"> – </w:t>
            </w:r>
            <w:r>
              <w:rPr>
                <w:rFonts w:ascii="Arial" w:hAnsi="Arial" w:cs="Arial"/>
                <w:bCs/>
                <w:sz w:val="24"/>
                <w:szCs w:val="24"/>
              </w:rPr>
              <w:t>Os sites recomendados devem conter uma descrição sobre o site.</w:t>
            </w:r>
          </w:p>
        </w:tc>
        <w:sdt>
          <w:sdtPr>
            <w:rPr>
              <w:rFonts w:ascii="Arial" w:hAnsi="Arial" w:cs="Arial"/>
              <w:sz w:val="24"/>
              <w:szCs w:val="24"/>
            </w:rPr>
            <w:id w:val="-607575571"/>
            <w:placeholder>
              <w:docPart w:val="4B87C225E2B048059A1CD29D917600BB"/>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7EEBA024" w14:textId="04D3AFD3" w:rsidR="00383E70" w:rsidRDefault="00383E70" w:rsidP="00383E70">
                <w:pPr>
                  <w:spacing w:after="0" w:line="240" w:lineRule="auto"/>
                  <w:jc w:val="center"/>
                  <w:rPr>
                    <w:rFonts w:ascii="Arial" w:hAnsi="Arial" w:cs="Arial"/>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704406372"/>
            <w:placeholder>
              <w:docPart w:val="69143272852B40CD99CC3307AEEF6716"/>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306B7CF7" w14:textId="5F9C9941" w:rsidR="00383E70" w:rsidRDefault="00383E70" w:rsidP="00383E70">
                <w:pPr>
                  <w:spacing w:after="0" w:line="240" w:lineRule="auto"/>
                  <w:jc w:val="center"/>
                  <w:rPr>
                    <w:rFonts w:ascii="Arial" w:hAnsi="Arial" w:cs="Arial"/>
                    <w:color w:val="808080"/>
                    <w:sz w:val="24"/>
                    <w:szCs w:val="24"/>
                  </w:rPr>
                </w:pPr>
                <w:r w:rsidRPr="00624032">
                  <w:rPr>
                    <w:rFonts w:ascii="Arial" w:hAnsi="Arial" w:cs="Arial"/>
                    <w:color w:val="808080"/>
                    <w:sz w:val="24"/>
                    <w:szCs w:val="24"/>
                  </w:rPr>
                  <w:t>Obrigatório</w:t>
                </w:r>
              </w:p>
            </w:tc>
          </w:sdtContent>
        </w:sdt>
      </w:tr>
      <w:tr w:rsidR="00383E70" w:rsidRPr="00624032" w14:paraId="672F2DFB" w14:textId="77777777" w:rsidTr="00383E70">
        <w:trPr>
          <w:trHeight w:val="321"/>
        </w:trPr>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211759DA" w14:textId="5EA0BEE3" w:rsidR="00383E70" w:rsidRPr="00624032" w:rsidRDefault="00383E70" w:rsidP="00383E70">
            <w:pPr>
              <w:spacing w:after="0" w:line="240" w:lineRule="auto"/>
              <w:rPr>
                <w:rFonts w:ascii="Arial" w:hAnsi="Arial" w:cs="Arial"/>
                <w:b/>
                <w:sz w:val="24"/>
                <w:szCs w:val="24"/>
              </w:rPr>
            </w:pPr>
            <w:r w:rsidRPr="00624032">
              <w:rPr>
                <w:rFonts w:ascii="Arial" w:hAnsi="Arial" w:cs="Arial"/>
                <w:b/>
                <w:sz w:val="24"/>
                <w:szCs w:val="24"/>
              </w:rPr>
              <w:lastRenderedPageBreak/>
              <w:t>RNF</w:t>
            </w:r>
            <w:r>
              <w:rPr>
                <w:rFonts w:ascii="Arial" w:hAnsi="Arial" w:cs="Arial"/>
                <w:b/>
                <w:sz w:val="24"/>
                <w:szCs w:val="24"/>
              </w:rPr>
              <w:t>3</w:t>
            </w:r>
            <w:r w:rsidRPr="00624032">
              <w:rPr>
                <w:rFonts w:ascii="Arial" w:hAnsi="Arial" w:cs="Arial"/>
                <w:b/>
                <w:sz w:val="24"/>
                <w:szCs w:val="24"/>
              </w:rPr>
              <w:t xml:space="preserve"> </w:t>
            </w:r>
            <w:r>
              <w:rPr>
                <w:rFonts w:ascii="Arial" w:hAnsi="Arial" w:cs="Arial"/>
                <w:b/>
                <w:sz w:val="24"/>
                <w:szCs w:val="24"/>
              </w:rPr>
              <w:t>–</w:t>
            </w:r>
            <w:r w:rsidRPr="00624032">
              <w:rPr>
                <w:rFonts w:ascii="Arial" w:hAnsi="Arial" w:cs="Arial"/>
                <w:b/>
                <w:sz w:val="24"/>
                <w:szCs w:val="24"/>
              </w:rPr>
              <w:t xml:space="preserve"> </w:t>
            </w:r>
            <w:r>
              <w:rPr>
                <w:rFonts w:ascii="Arial" w:hAnsi="Arial" w:cs="Arial"/>
                <w:bCs/>
                <w:sz w:val="24"/>
                <w:szCs w:val="24"/>
              </w:rPr>
              <w:t>Na descrição do site recomendado deve ter os seguintes campos: Nome, Benefícios, Reclamações e Cupons ativos.</w:t>
            </w:r>
          </w:p>
        </w:tc>
        <w:sdt>
          <w:sdtPr>
            <w:rPr>
              <w:rFonts w:ascii="Arial" w:hAnsi="Arial" w:cs="Arial"/>
              <w:sz w:val="24"/>
              <w:szCs w:val="24"/>
            </w:rPr>
            <w:id w:val="-1150903884"/>
            <w:placeholder>
              <w:docPart w:val="8DC818F67F5849668FAFE8CB05A5CCCE"/>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17DEB327" w14:textId="6A08BAEE" w:rsidR="00383E70" w:rsidRDefault="00383E70" w:rsidP="00383E70">
                <w:pPr>
                  <w:spacing w:after="0" w:line="240" w:lineRule="auto"/>
                  <w:jc w:val="center"/>
                  <w:rPr>
                    <w:rFonts w:ascii="Arial" w:hAnsi="Arial" w:cs="Arial"/>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6186150"/>
            <w:placeholder>
              <w:docPart w:val="EC3190B81180431FB1F75CB2DCCF4231"/>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558B9710" w14:textId="15569D2E" w:rsidR="00383E70" w:rsidRDefault="00383E70" w:rsidP="00383E70">
                <w:pPr>
                  <w:spacing w:after="0" w:line="240" w:lineRule="auto"/>
                  <w:jc w:val="center"/>
                  <w:rPr>
                    <w:rFonts w:ascii="Arial" w:hAnsi="Arial" w:cs="Arial"/>
                    <w:color w:val="808080"/>
                    <w:sz w:val="24"/>
                    <w:szCs w:val="24"/>
                  </w:rPr>
                </w:pPr>
                <w:r w:rsidRPr="00624032">
                  <w:rPr>
                    <w:rFonts w:ascii="Arial" w:hAnsi="Arial" w:cs="Arial"/>
                    <w:color w:val="808080"/>
                    <w:sz w:val="24"/>
                    <w:szCs w:val="24"/>
                  </w:rPr>
                  <w:t>Obrigatório</w:t>
                </w:r>
              </w:p>
            </w:tc>
          </w:sdtContent>
        </w:sdt>
      </w:tr>
      <w:tr w:rsidR="00383E70" w:rsidRPr="00624032" w14:paraId="5AE822B9" w14:textId="77777777" w:rsidTr="00383E70">
        <w:trPr>
          <w:trHeight w:val="321"/>
        </w:trPr>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2DF80DCE" w14:textId="2DDB6FFD" w:rsidR="00383E70" w:rsidRPr="00624032" w:rsidRDefault="00383E70" w:rsidP="00383E70">
            <w:pPr>
              <w:spacing w:after="0" w:line="240" w:lineRule="auto"/>
              <w:rPr>
                <w:rFonts w:ascii="Arial" w:hAnsi="Arial" w:cs="Arial"/>
                <w:b/>
                <w:sz w:val="24"/>
                <w:szCs w:val="24"/>
              </w:rPr>
            </w:pPr>
            <w:r w:rsidRPr="00624032">
              <w:rPr>
                <w:rFonts w:ascii="Arial" w:hAnsi="Arial" w:cs="Arial"/>
                <w:b/>
                <w:sz w:val="24"/>
                <w:szCs w:val="24"/>
              </w:rPr>
              <w:t>RNF</w:t>
            </w:r>
            <w:r>
              <w:rPr>
                <w:rFonts w:ascii="Arial" w:hAnsi="Arial" w:cs="Arial"/>
                <w:b/>
                <w:sz w:val="24"/>
                <w:szCs w:val="24"/>
              </w:rPr>
              <w:t>4</w:t>
            </w:r>
            <w:r w:rsidRPr="00624032">
              <w:rPr>
                <w:rFonts w:ascii="Arial" w:hAnsi="Arial" w:cs="Arial"/>
                <w:b/>
                <w:sz w:val="24"/>
                <w:szCs w:val="24"/>
              </w:rPr>
              <w:t xml:space="preserve"> – </w:t>
            </w:r>
            <w:r>
              <w:rPr>
                <w:rFonts w:ascii="Arial" w:hAnsi="Arial" w:cs="Arial"/>
                <w:sz w:val="24"/>
                <w:szCs w:val="24"/>
              </w:rPr>
              <w:t>O sistema deve permitir que o cliente seja encaminhado para o site caso queira clicando no link que se encontra na descrição do site.</w:t>
            </w:r>
          </w:p>
        </w:tc>
        <w:sdt>
          <w:sdtPr>
            <w:rPr>
              <w:rFonts w:ascii="Arial" w:hAnsi="Arial" w:cs="Arial"/>
              <w:sz w:val="24"/>
              <w:szCs w:val="24"/>
            </w:rPr>
            <w:id w:val="-1483386971"/>
            <w:placeholder>
              <w:docPart w:val="713FAD7BE9324FBCAA77116B7457FB1D"/>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20365641" w14:textId="3A71BFB8" w:rsidR="00383E70" w:rsidRDefault="00383E70" w:rsidP="00383E70">
                <w:pPr>
                  <w:spacing w:after="0" w:line="240" w:lineRule="auto"/>
                  <w:jc w:val="center"/>
                  <w:rPr>
                    <w:rFonts w:ascii="Arial" w:hAnsi="Arial" w:cs="Arial"/>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854728367"/>
            <w:placeholder>
              <w:docPart w:val="D2183797280B4092A72C8B7DB714E358"/>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5F97BADA" w14:textId="3FE6C25E" w:rsidR="00383E70" w:rsidRDefault="00383E70" w:rsidP="00383E70">
                <w:pPr>
                  <w:spacing w:after="0" w:line="240" w:lineRule="auto"/>
                  <w:jc w:val="center"/>
                  <w:rPr>
                    <w:rFonts w:ascii="Arial" w:hAnsi="Arial" w:cs="Arial"/>
                    <w:color w:val="808080"/>
                    <w:sz w:val="24"/>
                    <w:szCs w:val="24"/>
                  </w:rPr>
                </w:pPr>
                <w:r w:rsidRPr="00624032">
                  <w:rPr>
                    <w:rFonts w:ascii="Arial" w:hAnsi="Arial" w:cs="Arial"/>
                    <w:color w:val="808080"/>
                    <w:sz w:val="24"/>
                    <w:szCs w:val="24"/>
                  </w:rPr>
                  <w:t>Obrigatório</w:t>
                </w:r>
              </w:p>
            </w:tc>
          </w:sdtContent>
        </w:sdt>
      </w:tr>
    </w:tbl>
    <w:p w14:paraId="1A77B634" w14:textId="127184BB" w:rsidR="0088514B" w:rsidRDefault="00982D08" w:rsidP="0088514B">
      <w:pPr>
        <w:pStyle w:val="Legenda"/>
        <w:jc w:val="center"/>
        <w:rPr>
          <w:i w:val="0"/>
          <w:iCs w:val="0"/>
          <w:color w:val="000000" w:themeColor="text1"/>
          <w:sz w:val="20"/>
          <w:szCs w:val="20"/>
        </w:rPr>
      </w:pPr>
      <w:r w:rsidRPr="00624032">
        <w:rPr>
          <w:i w:val="0"/>
          <w:iCs w:val="0"/>
          <w:color w:val="000000" w:themeColor="text1"/>
          <w:sz w:val="20"/>
          <w:szCs w:val="20"/>
        </w:rPr>
        <w:t>Fonte: Autoria própria.</w:t>
      </w:r>
    </w:p>
    <w:p w14:paraId="27FDB428" w14:textId="77777777" w:rsidR="0088514B" w:rsidRPr="0088514B" w:rsidRDefault="0088514B" w:rsidP="0088514B">
      <w:pPr>
        <w:rPr>
          <w:lang w:val="pt-PT"/>
        </w:rPr>
      </w:pPr>
    </w:p>
    <w:p w14:paraId="68B2C101" w14:textId="3C501F8E" w:rsidR="0088514B" w:rsidRPr="0088514B" w:rsidRDefault="0088514B" w:rsidP="0088514B">
      <w:pPr>
        <w:pStyle w:val="Legenda"/>
        <w:keepNext/>
        <w:jc w:val="center"/>
        <w:rPr>
          <w:i w:val="0"/>
          <w:color w:val="auto"/>
          <w:sz w:val="24"/>
          <w:szCs w:val="24"/>
        </w:rPr>
      </w:pPr>
      <w:bookmarkStart w:id="24" w:name="_Toc132204952"/>
      <w:r w:rsidRPr="0088514B">
        <w:rPr>
          <w:b/>
          <w:i w:val="0"/>
          <w:color w:val="auto"/>
          <w:sz w:val="24"/>
          <w:szCs w:val="24"/>
        </w:rPr>
        <w:t xml:space="preserve">Tabela </w:t>
      </w:r>
      <w:r w:rsidRPr="0088514B">
        <w:rPr>
          <w:b/>
          <w:i w:val="0"/>
          <w:color w:val="auto"/>
          <w:sz w:val="24"/>
          <w:szCs w:val="24"/>
        </w:rPr>
        <w:fldChar w:fldCharType="begin"/>
      </w:r>
      <w:r w:rsidRPr="0088514B">
        <w:rPr>
          <w:b/>
          <w:i w:val="0"/>
          <w:color w:val="auto"/>
          <w:sz w:val="24"/>
          <w:szCs w:val="24"/>
        </w:rPr>
        <w:instrText xml:space="preserve"> SEQ Tabela \* ARABIC </w:instrText>
      </w:r>
      <w:r w:rsidRPr="0088514B">
        <w:rPr>
          <w:b/>
          <w:i w:val="0"/>
          <w:color w:val="auto"/>
          <w:sz w:val="24"/>
          <w:szCs w:val="24"/>
        </w:rPr>
        <w:fldChar w:fldCharType="separate"/>
      </w:r>
      <w:r>
        <w:rPr>
          <w:b/>
          <w:i w:val="0"/>
          <w:noProof/>
          <w:color w:val="auto"/>
          <w:sz w:val="24"/>
          <w:szCs w:val="24"/>
        </w:rPr>
        <w:t>4</w:t>
      </w:r>
      <w:r w:rsidRPr="0088514B">
        <w:rPr>
          <w:b/>
          <w:i w:val="0"/>
          <w:color w:val="auto"/>
          <w:sz w:val="24"/>
          <w:szCs w:val="24"/>
        </w:rPr>
        <w:fldChar w:fldCharType="end"/>
      </w:r>
      <w:r w:rsidRPr="0088514B">
        <w:rPr>
          <w:i w:val="0"/>
          <w:color w:val="auto"/>
          <w:sz w:val="24"/>
          <w:szCs w:val="24"/>
        </w:rPr>
        <w:t xml:space="preserve"> - Requisitos página Sobre Nós</w:t>
      </w:r>
      <w:bookmarkEnd w:id="24"/>
    </w:p>
    <w:tbl>
      <w:tblPr>
        <w:tblpPr w:leftFromText="141" w:rightFromText="141" w:vertAnchor="text" w:horzAnchor="margin" w:tblpXSpec="center" w:tblpY="203"/>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0"/>
        <w:gridCol w:w="992"/>
        <w:gridCol w:w="1843"/>
      </w:tblGrid>
      <w:tr w:rsidR="008123BD" w:rsidRPr="00624032" w14:paraId="28F0E2E3"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808080"/>
            <w:hideMark/>
          </w:tcPr>
          <w:p w14:paraId="3576C85A" w14:textId="77777777" w:rsidR="008123BD" w:rsidRPr="00624032" w:rsidRDefault="008123BD" w:rsidP="00A72C27">
            <w:pPr>
              <w:spacing w:after="0" w:line="240" w:lineRule="auto"/>
              <w:jc w:val="center"/>
              <w:rPr>
                <w:rFonts w:ascii="Arial" w:hAnsi="Arial" w:cs="Arial"/>
                <w:b/>
                <w:color w:val="FFFFFF"/>
                <w:sz w:val="24"/>
                <w:szCs w:val="24"/>
              </w:rPr>
            </w:pPr>
            <w:r w:rsidRPr="00624032">
              <w:rPr>
                <w:rFonts w:ascii="Arial" w:hAnsi="Arial" w:cs="Arial"/>
                <w:b/>
                <w:color w:val="FFFFFF"/>
                <w:sz w:val="24"/>
                <w:szCs w:val="24"/>
              </w:rPr>
              <w:t>REQUISITOS FUNCIONAIS E NÃO FUNCIONAIS ASSOCIADOS</w:t>
            </w:r>
          </w:p>
        </w:tc>
      </w:tr>
      <w:tr w:rsidR="008123BD" w:rsidRPr="00624032" w14:paraId="08AFE9CA" w14:textId="77777777" w:rsidTr="00A72C27">
        <w:tc>
          <w:tcPr>
            <w:tcW w:w="8075" w:type="dxa"/>
            <w:gridSpan w:val="3"/>
            <w:tcBorders>
              <w:top w:val="single" w:sz="4" w:space="0" w:color="000000"/>
              <w:left w:val="single" w:sz="4" w:space="0" w:color="000000"/>
              <w:bottom w:val="single" w:sz="4" w:space="0" w:color="000000"/>
              <w:right w:val="single" w:sz="4" w:space="0" w:color="000000"/>
            </w:tcBorders>
            <w:hideMark/>
          </w:tcPr>
          <w:p w14:paraId="3C3CEF2A" w14:textId="78DFBB0F" w:rsidR="008123BD" w:rsidRPr="00624032" w:rsidRDefault="008123BD" w:rsidP="00A72C27">
            <w:pPr>
              <w:spacing w:before="120" w:after="0" w:line="240" w:lineRule="auto"/>
              <w:rPr>
                <w:rFonts w:ascii="Arial" w:hAnsi="Arial" w:cs="Arial"/>
                <w:bCs/>
                <w:sz w:val="24"/>
                <w:szCs w:val="24"/>
              </w:rPr>
            </w:pPr>
            <w:r>
              <w:rPr>
                <w:rFonts w:ascii="Arial" w:hAnsi="Arial" w:cs="Arial"/>
                <w:b/>
                <w:sz w:val="24"/>
                <w:szCs w:val="24"/>
              </w:rPr>
              <w:t>R4</w:t>
            </w:r>
            <w:r w:rsidRPr="00624032">
              <w:rPr>
                <w:rFonts w:ascii="Arial" w:hAnsi="Arial" w:cs="Arial"/>
                <w:b/>
                <w:sz w:val="24"/>
                <w:szCs w:val="24"/>
              </w:rPr>
              <w:t xml:space="preserve"> – </w:t>
            </w:r>
            <w:r w:rsidRPr="00624032">
              <w:rPr>
                <w:rFonts w:ascii="Arial" w:hAnsi="Arial" w:cs="Arial"/>
                <w:bCs/>
                <w:sz w:val="24"/>
                <w:szCs w:val="24"/>
              </w:rPr>
              <w:t xml:space="preserve">O sistema deve exibir </w:t>
            </w:r>
            <w:r>
              <w:rPr>
                <w:rFonts w:ascii="Arial" w:hAnsi="Arial" w:cs="Arial"/>
                <w:bCs/>
                <w:sz w:val="24"/>
                <w:szCs w:val="24"/>
              </w:rPr>
              <w:t>uma aba descrevendo sobre o site.</w:t>
            </w:r>
          </w:p>
        </w:tc>
      </w:tr>
      <w:tr w:rsidR="008123BD" w:rsidRPr="00624032" w14:paraId="6346CC62"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14:paraId="5FA8A174" w14:textId="77777777" w:rsidR="008123BD" w:rsidRPr="00624032" w:rsidRDefault="008123BD" w:rsidP="00A72C27">
            <w:pPr>
              <w:spacing w:after="0" w:line="240" w:lineRule="auto"/>
              <w:jc w:val="center"/>
              <w:rPr>
                <w:rFonts w:ascii="Arial" w:hAnsi="Arial" w:cs="Arial"/>
                <w:b/>
                <w:sz w:val="24"/>
                <w:szCs w:val="24"/>
              </w:rPr>
            </w:pPr>
            <w:r w:rsidRPr="00624032">
              <w:rPr>
                <w:rFonts w:ascii="Arial" w:hAnsi="Arial" w:cs="Arial"/>
                <w:b/>
                <w:sz w:val="24"/>
                <w:szCs w:val="24"/>
              </w:rPr>
              <w:t>REQUISITOS NÃO FUNCIONAIS ASSOCIADOS</w:t>
            </w:r>
          </w:p>
        </w:tc>
      </w:tr>
      <w:tr w:rsidR="008123BD" w:rsidRPr="00624032" w14:paraId="7B183542"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hideMark/>
          </w:tcPr>
          <w:p w14:paraId="2E1BC55D" w14:textId="77777777" w:rsidR="008123BD" w:rsidRPr="00624032" w:rsidRDefault="008123BD" w:rsidP="00A72C27">
            <w:pPr>
              <w:spacing w:after="0" w:line="240" w:lineRule="auto"/>
              <w:rPr>
                <w:rFonts w:ascii="Arial" w:hAnsi="Arial" w:cs="Arial"/>
                <w:b/>
                <w:sz w:val="24"/>
                <w:szCs w:val="24"/>
              </w:rPr>
            </w:pPr>
            <w:r w:rsidRPr="00624032">
              <w:rPr>
                <w:rFonts w:ascii="Arial" w:hAnsi="Arial" w:cs="Arial"/>
                <w:b/>
                <w:sz w:val="24"/>
                <w:szCs w:val="24"/>
              </w:rPr>
              <w:t>Descrição da Restrição</w:t>
            </w:r>
          </w:p>
        </w:tc>
        <w:tc>
          <w:tcPr>
            <w:tcW w:w="992" w:type="dxa"/>
            <w:tcBorders>
              <w:top w:val="single" w:sz="4" w:space="0" w:color="000000"/>
              <w:left w:val="single" w:sz="4" w:space="0" w:color="000000"/>
              <w:bottom w:val="single" w:sz="4" w:space="0" w:color="000000"/>
              <w:right w:val="single" w:sz="4" w:space="0" w:color="000000"/>
            </w:tcBorders>
            <w:shd w:val="clear" w:color="auto" w:fill="D9D9D9"/>
            <w:hideMark/>
          </w:tcPr>
          <w:p w14:paraId="7A6F3AA0" w14:textId="77777777" w:rsidR="008123BD" w:rsidRPr="00624032" w:rsidRDefault="008123BD" w:rsidP="00A72C27">
            <w:pPr>
              <w:spacing w:after="0" w:line="240" w:lineRule="auto"/>
              <w:jc w:val="center"/>
              <w:rPr>
                <w:rFonts w:ascii="Arial" w:hAnsi="Arial" w:cs="Arial"/>
                <w:b/>
                <w:sz w:val="24"/>
                <w:szCs w:val="24"/>
              </w:rPr>
            </w:pPr>
            <w:r w:rsidRPr="00624032">
              <w:rPr>
                <w:rFonts w:ascii="Arial" w:hAnsi="Arial" w:cs="Arial"/>
                <w:b/>
                <w:sz w:val="24"/>
                <w:szCs w:val="24"/>
              </w:rPr>
              <w:t>Tipo</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14:paraId="18291506" w14:textId="77777777" w:rsidR="008123BD" w:rsidRPr="00624032" w:rsidRDefault="008123BD" w:rsidP="00A72C27">
            <w:pPr>
              <w:spacing w:after="0" w:line="240" w:lineRule="auto"/>
              <w:jc w:val="center"/>
              <w:rPr>
                <w:rFonts w:ascii="Arial" w:hAnsi="Arial" w:cs="Arial"/>
                <w:b/>
                <w:sz w:val="24"/>
                <w:szCs w:val="24"/>
              </w:rPr>
            </w:pPr>
            <w:r w:rsidRPr="00624032">
              <w:rPr>
                <w:rFonts w:ascii="Arial" w:hAnsi="Arial" w:cs="Arial"/>
                <w:b/>
                <w:sz w:val="24"/>
                <w:szCs w:val="24"/>
              </w:rPr>
              <w:t>Classificação</w:t>
            </w:r>
          </w:p>
        </w:tc>
      </w:tr>
      <w:tr w:rsidR="008123BD" w:rsidRPr="00624032" w14:paraId="47060B11"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6AC01A03" w14:textId="0A8EC7A5" w:rsidR="008123BD" w:rsidRPr="008123BD" w:rsidRDefault="008123BD" w:rsidP="00A72C27">
            <w:pPr>
              <w:spacing w:after="0" w:line="240" w:lineRule="auto"/>
              <w:rPr>
                <w:rFonts w:ascii="Arial" w:hAnsi="Arial" w:cs="Arial"/>
                <w:bCs/>
                <w:sz w:val="24"/>
                <w:szCs w:val="24"/>
              </w:rPr>
            </w:pPr>
            <w:r w:rsidRPr="00624032">
              <w:rPr>
                <w:rFonts w:ascii="Arial" w:hAnsi="Arial" w:cs="Arial"/>
                <w:b/>
                <w:sz w:val="24"/>
                <w:szCs w:val="24"/>
              </w:rPr>
              <w:t xml:space="preserve">RNF1 - </w:t>
            </w:r>
            <w:r>
              <w:rPr>
                <w:rFonts w:ascii="Arial" w:hAnsi="Arial" w:cs="Arial"/>
                <w:sz w:val="24"/>
                <w:szCs w:val="24"/>
              </w:rPr>
              <w:t>O sistema deve mostrar a descrição sobre o site</w:t>
            </w:r>
            <w:r w:rsidR="00067466">
              <w:rPr>
                <w:rFonts w:ascii="Arial" w:hAnsi="Arial" w:cs="Arial"/>
                <w:sz w:val="24"/>
                <w:szCs w:val="24"/>
              </w:rPr>
              <w:t xml:space="preserve"> ao clicar na aba Sobre Nós no cabeçalho</w:t>
            </w:r>
            <w:r w:rsidR="00861E06">
              <w:rPr>
                <w:rFonts w:ascii="Arial" w:hAnsi="Arial" w:cs="Arial"/>
                <w:sz w:val="24"/>
                <w:szCs w:val="24"/>
              </w:rPr>
              <w:t xml:space="preserve"> e o formulário de sugestão.</w:t>
            </w:r>
          </w:p>
        </w:tc>
        <w:sdt>
          <w:sdtPr>
            <w:rPr>
              <w:rFonts w:ascii="Arial" w:hAnsi="Arial" w:cs="Arial"/>
              <w:sz w:val="24"/>
              <w:szCs w:val="24"/>
            </w:rPr>
            <w:id w:val="491919197"/>
            <w:placeholder>
              <w:docPart w:val="A8594B67E93C4129A344FF63C6D82EB0"/>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66B2DACD" w14:textId="77777777" w:rsidR="008123BD" w:rsidRPr="00624032" w:rsidRDefault="008123BD" w:rsidP="00A72C27">
                <w:pPr>
                  <w:spacing w:after="0" w:line="240" w:lineRule="auto"/>
                  <w:jc w:val="center"/>
                  <w:rPr>
                    <w:rFonts w:ascii="Arial" w:hAnsi="Arial" w:cs="Arial"/>
                    <w:b/>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1575583908"/>
            <w:placeholder>
              <w:docPart w:val="23E4BACB841E455A963A93F78A575319"/>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7680D205" w14:textId="77777777" w:rsidR="008123BD" w:rsidRPr="00624032" w:rsidRDefault="008123BD" w:rsidP="00A72C27">
                <w:pPr>
                  <w:spacing w:after="0" w:line="240" w:lineRule="auto"/>
                  <w:jc w:val="center"/>
                  <w:rPr>
                    <w:rFonts w:ascii="Arial" w:hAnsi="Arial" w:cs="Arial"/>
                    <w:b/>
                    <w:sz w:val="24"/>
                    <w:szCs w:val="24"/>
                  </w:rPr>
                </w:pPr>
                <w:r w:rsidRPr="00624032">
                  <w:rPr>
                    <w:rFonts w:ascii="Arial" w:hAnsi="Arial" w:cs="Arial"/>
                    <w:color w:val="808080"/>
                    <w:sz w:val="24"/>
                    <w:szCs w:val="24"/>
                  </w:rPr>
                  <w:t>Obrigatório</w:t>
                </w:r>
              </w:p>
            </w:tc>
          </w:sdtContent>
        </w:sdt>
      </w:tr>
    </w:tbl>
    <w:p w14:paraId="4DE371C1" w14:textId="4AF51B2D" w:rsidR="008123BD" w:rsidRDefault="008123BD" w:rsidP="008123BD">
      <w:pPr>
        <w:pStyle w:val="Legenda"/>
        <w:jc w:val="center"/>
        <w:rPr>
          <w:color w:val="000000" w:themeColor="text1"/>
          <w:sz w:val="20"/>
          <w:szCs w:val="20"/>
        </w:rPr>
      </w:pPr>
      <w:r w:rsidRPr="00624032">
        <w:rPr>
          <w:color w:val="000000" w:themeColor="text1"/>
          <w:sz w:val="20"/>
          <w:szCs w:val="20"/>
        </w:rPr>
        <w:t>Fonte:</w:t>
      </w:r>
      <w:r>
        <w:rPr>
          <w:color w:val="000000" w:themeColor="text1"/>
          <w:sz w:val="20"/>
          <w:szCs w:val="20"/>
        </w:rPr>
        <w:t xml:space="preserve"> </w:t>
      </w:r>
      <w:r w:rsidRPr="00624032">
        <w:rPr>
          <w:color w:val="000000" w:themeColor="text1"/>
          <w:sz w:val="20"/>
          <w:szCs w:val="20"/>
        </w:rPr>
        <w:t>Autoria própria</w:t>
      </w:r>
    </w:p>
    <w:p w14:paraId="3820737A" w14:textId="77777777" w:rsidR="0088514B" w:rsidRPr="0088514B" w:rsidRDefault="0088514B" w:rsidP="0088514B">
      <w:pPr>
        <w:rPr>
          <w:lang w:val="pt-PT"/>
        </w:rPr>
      </w:pPr>
    </w:p>
    <w:p w14:paraId="1564E749" w14:textId="4CCFD672" w:rsidR="0088514B" w:rsidRPr="0088514B" w:rsidRDefault="0088514B" w:rsidP="0088514B">
      <w:pPr>
        <w:pStyle w:val="Legenda"/>
        <w:keepNext/>
        <w:jc w:val="center"/>
        <w:rPr>
          <w:i w:val="0"/>
          <w:color w:val="auto"/>
          <w:sz w:val="24"/>
          <w:szCs w:val="24"/>
        </w:rPr>
      </w:pPr>
      <w:bookmarkStart w:id="25" w:name="_Toc132204953"/>
      <w:r w:rsidRPr="0088514B">
        <w:rPr>
          <w:b/>
          <w:i w:val="0"/>
          <w:color w:val="auto"/>
          <w:sz w:val="24"/>
          <w:szCs w:val="24"/>
        </w:rPr>
        <w:t xml:space="preserve">Tabela </w:t>
      </w:r>
      <w:r w:rsidRPr="0088514B">
        <w:rPr>
          <w:b/>
          <w:i w:val="0"/>
          <w:color w:val="auto"/>
          <w:sz w:val="24"/>
          <w:szCs w:val="24"/>
        </w:rPr>
        <w:fldChar w:fldCharType="begin"/>
      </w:r>
      <w:r w:rsidRPr="0088514B">
        <w:rPr>
          <w:b/>
          <w:i w:val="0"/>
          <w:color w:val="auto"/>
          <w:sz w:val="24"/>
          <w:szCs w:val="24"/>
        </w:rPr>
        <w:instrText xml:space="preserve"> SEQ Tabela \* ARABIC </w:instrText>
      </w:r>
      <w:r w:rsidRPr="0088514B">
        <w:rPr>
          <w:b/>
          <w:i w:val="0"/>
          <w:color w:val="auto"/>
          <w:sz w:val="24"/>
          <w:szCs w:val="24"/>
        </w:rPr>
        <w:fldChar w:fldCharType="separate"/>
      </w:r>
      <w:r w:rsidRPr="0088514B">
        <w:rPr>
          <w:b/>
          <w:i w:val="0"/>
          <w:noProof/>
          <w:color w:val="auto"/>
          <w:sz w:val="24"/>
          <w:szCs w:val="24"/>
        </w:rPr>
        <w:t>5</w:t>
      </w:r>
      <w:r w:rsidRPr="0088514B">
        <w:rPr>
          <w:b/>
          <w:i w:val="0"/>
          <w:color w:val="auto"/>
          <w:sz w:val="24"/>
          <w:szCs w:val="24"/>
        </w:rPr>
        <w:fldChar w:fldCharType="end"/>
      </w:r>
      <w:r w:rsidRPr="0088514B">
        <w:rPr>
          <w:i w:val="0"/>
          <w:color w:val="auto"/>
          <w:sz w:val="24"/>
          <w:szCs w:val="24"/>
        </w:rPr>
        <w:t xml:space="preserve"> - Requisitos página Sobre Nós</w:t>
      </w:r>
      <w:bookmarkEnd w:id="25"/>
    </w:p>
    <w:tbl>
      <w:tblPr>
        <w:tblpPr w:leftFromText="141" w:rightFromText="141" w:vertAnchor="text" w:horzAnchor="margin" w:tblpXSpec="center" w:tblpY="203"/>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0"/>
        <w:gridCol w:w="992"/>
        <w:gridCol w:w="1843"/>
      </w:tblGrid>
      <w:tr w:rsidR="00861E06" w:rsidRPr="00624032" w14:paraId="5DF54A26"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808080"/>
            <w:hideMark/>
          </w:tcPr>
          <w:p w14:paraId="6460504B" w14:textId="77777777" w:rsidR="00861E06" w:rsidRPr="00624032" w:rsidRDefault="00861E06" w:rsidP="00A72C27">
            <w:pPr>
              <w:spacing w:after="0" w:line="240" w:lineRule="auto"/>
              <w:jc w:val="center"/>
              <w:rPr>
                <w:rFonts w:ascii="Arial" w:hAnsi="Arial" w:cs="Arial"/>
                <w:b/>
                <w:color w:val="FFFFFF"/>
                <w:sz w:val="24"/>
                <w:szCs w:val="24"/>
              </w:rPr>
            </w:pPr>
            <w:r w:rsidRPr="00624032">
              <w:rPr>
                <w:rFonts w:ascii="Arial" w:hAnsi="Arial" w:cs="Arial"/>
                <w:b/>
                <w:color w:val="FFFFFF"/>
                <w:sz w:val="24"/>
                <w:szCs w:val="24"/>
              </w:rPr>
              <w:t>REQUISITOS FUNCIONAIS E NÃO FUNCIONAIS ASSOCIADOS</w:t>
            </w:r>
          </w:p>
        </w:tc>
      </w:tr>
      <w:tr w:rsidR="00861E06" w:rsidRPr="00624032" w14:paraId="494F0FFA" w14:textId="77777777" w:rsidTr="00A72C27">
        <w:tc>
          <w:tcPr>
            <w:tcW w:w="8075" w:type="dxa"/>
            <w:gridSpan w:val="3"/>
            <w:tcBorders>
              <w:top w:val="single" w:sz="4" w:space="0" w:color="000000"/>
              <w:left w:val="single" w:sz="4" w:space="0" w:color="000000"/>
              <w:bottom w:val="single" w:sz="4" w:space="0" w:color="000000"/>
              <w:right w:val="single" w:sz="4" w:space="0" w:color="000000"/>
            </w:tcBorders>
            <w:hideMark/>
          </w:tcPr>
          <w:p w14:paraId="262A8C24" w14:textId="77777777" w:rsidR="00861E06" w:rsidRPr="00624032" w:rsidRDefault="00861E06" w:rsidP="00A72C27">
            <w:pPr>
              <w:spacing w:before="120" w:after="0" w:line="240" w:lineRule="auto"/>
              <w:rPr>
                <w:rFonts w:ascii="Arial" w:hAnsi="Arial" w:cs="Arial"/>
                <w:bCs/>
                <w:sz w:val="24"/>
                <w:szCs w:val="24"/>
              </w:rPr>
            </w:pPr>
            <w:r>
              <w:rPr>
                <w:rFonts w:ascii="Arial" w:hAnsi="Arial" w:cs="Arial"/>
                <w:b/>
                <w:sz w:val="24"/>
                <w:szCs w:val="24"/>
              </w:rPr>
              <w:t>R4</w:t>
            </w:r>
            <w:r w:rsidRPr="00624032">
              <w:rPr>
                <w:rFonts w:ascii="Arial" w:hAnsi="Arial" w:cs="Arial"/>
                <w:b/>
                <w:sz w:val="24"/>
                <w:szCs w:val="24"/>
              </w:rPr>
              <w:t xml:space="preserve"> – </w:t>
            </w:r>
            <w:r w:rsidRPr="00624032">
              <w:rPr>
                <w:rFonts w:ascii="Arial" w:hAnsi="Arial" w:cs="Arial"/>
                <w:bCs/>
                <w:sz w:val="24"/>
                <w:szCs w:val="24"/>
              </w:rPr>
              <w:t xml:space="preserve">O sistema deve exibir </w:t>
            </w:r>
            <w:r>
              <w:rPr>
                <w:rFonts w:ascii="Arial" w:hAnsi="Arial" w:cs="Arial"/>
                <w:bCs/>
                <w:sz w:val="24"/>
                <w:szCs w:val="24"/>
              </w:rPr>
              <w:t>uma aba descrevendo sobre o site.</w:t>
            </w:r>
          </w:p>
        </w:tc>
      </w:tr>
      <w:tr w:rsidR="00861E06" w:rsidRPr="00624032" w14:paraId="13FCCA5A" w14:textId="77777777" w:rsidTr="00A72C27">
        <w:tc>
          <w:tcPr>
            <w:tcW w:w="8075"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14:paraId="7924CDEC"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REQUISITOS NÃO FUNCIONAIS ASSOCIADOS</w:t>
            </w:r>
          </w:p>
        </w:tc>
      </w:tr>
      <w:tr w:rsidR="00861E06" w:rsidRPr="00624032" w14:paraId="2BF952D9"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hideMark/>
          </w:tcPr>
          <w:p w14:paraId="63EB9CA9" w14:textId="77777777" w:rsidR="00861E06" w:rsidRPr="00624032" w:rsidRDefault="00861E06" w:rsidP="00A72C27">
            <w:pPr>
              <w:spacing w:after="0" w:line="240" w:lineRule="auto"/>
              <w:rPr>
                <w:rFonts w:ascii="Arial" w:hAnsi="Arial" w:cs="Arial"/>
                <w:b/>
                <w:sz w:val="24"/>
                <w:szCs w:val="24"/>
              </w:rPr>
            </w:pPr>
            <w:r w:rsidRPr="00624032">
              <w:rPr>
                <w:rFonts w:ascii="Arial" w:hAnsi="Arial" w:cs="Arial"/>
                <w:b/>
                <w:sz w:val="24"/>
                <w:szCs w:val="24"/>
              </w:rPr>
              <w:t>Descrição da Restrição</w:t>
            </w:r>
          </w:p>
        </w:tc>
        <w:tc>
          <w:tcPr>
            <w:tcW w:w="992" w:type="dxa"/>
            <w:tcBorders>
              <w:top w:val="single" w:sz="4" w:space="0" w:color="000000"/>
              <w:left w:val="single" w:sz="4" w:space="0" w:color="000000"/>
              <w:bottom w:val="single" w:sz="4" w:space="0" w:color="000000"/>
              <w:right w:val="single" w:sz="4" w:space="0" w:color="000000"/>
            </w:tcBorders>
            <w:shd w:val="clear" w:color="auto" w:fill="D9D9D9"/>
            <w:hideMark/>
          </w:tcPr>
          <w:p w14:paraId="60E5E18D"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Tipo</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14:paraId="6E0AB61C"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b/>
                <w:sz w:val="24"/>
                <w:szCs w:val="24"/>
              </w:rPr>
              <w:t>Classificação</w:t>
            </w:r>
          </w:p>
        </w:tc>
      </w:tr>
      <w:tr w:rsidR="00861E06" w:rsidRPr="00624032" w14:paraId="6CF15052" w14:textId="77777777" w:rsidTr="00A72C27">
        <w:tc>
          <w:tcPr>
            <w:tcW w:w="5240" w:type="dxa"/>
            <w:tcBorders>
              <w:top w:val="single" w:sz="4" w:space="0" w:color="000000"/>
              <w:left w:val="single" w:sz="4" w:space="0" w:color="000000"/>
              <w:bottom w:val="single" w:sz="4" w:space="0" w:color="000000"/>
              <w:right w:val="single" w:sz="4" w:space="0" w:color="000000"/>
            </w:tcBorders>
            <w:shd w:val="clear" w:color="auto" w:fill="D9D9D9"/>
          </w:tcPr>
          <w:p w14:paraId="16EC2048" w14:textId="77777777" w:rsidR="00861E06" w:rsidRPr="008123BD" w:rsidRDefault="00861E06" w:rsidP="00A72C27">
            <w:pPr>
              <w:spacing w:after="0" w:line="240" w:lineRule="auto"/>
              <w:rPr>
                <w:rFonts w:ascii="Arial" w:hAnsi="Arial" w:cs="Arial"/>
                <w:bCs/>
                <w:sz w:val="24"/>
                <w:szCs w:val="24"/>
              </w:rPr>
            </w:pPr>
            <w:r w:rsidRPr="00624032">
              <w:rPr>
                <w:rFonts w:ascii="Arial" w:hAnsi="Arial" w:cs="Arial"/>
                <w:b/>
                <w:sz w:val="24"/>
                <w:szCs w:val="24"/>
              </w:rPr>
              <w:t xml:space="preserve">RNF1 - </w:t>
            </w:r>
            <w:r>
              <w:rPr>
                <w:rFonts w:ascii="Arial" w:hAnsi="Arial" w:cs="Arial"/>
                <w:sz w:val="24"/>
                <w:szCs w:val="24"/>
              </w:rPr>
              <w:t>O sistema deve mostrar a descrição sobre o site ao clicar na aba Sobre Nós no cabeçalho.</w:t>
            </w:r>
          </w:p>
        </w:tc>
        <w:sdt>
          <w:sdtPr>
            <w:rPr>
              <w:rFonts w:ascii="Arial" w:hAnsi="Arial" w:cs="Arial"/>
              <w:sz w:val="24"/>
              <w:szCs w:val="24"/>
            </w:rPr>
            <w:id w:val="-1324353714"/>
            <w:placeholder>
              <w:docPart w:val="1182821AEAAA41799FB0E4ECD85EACEC"/>
            </w:placeholder>
            <w:comboBox>
              <w:listItem w:displayText="Acessibilidade" w:value="Acessibilidade"/>
              <w:listItem w:displayText="Armazenamento" w:value="Armazenamento"/>
              <w:listItem w:displayText="Confiabilidade" w:value="Confiabilidade"/>
              <w:listItem w:displayText="Desempenho" w:value="Desempenho"/>
              <w:listItem w:displayText="Entrega" w:value="Entrega"/>
              <w:listItem w:displayText="Ético" w:value="Ético"/>
              <w:listItem w:displayText="Implementação" w:value="Implementação"/>
              <w:listItem w:displayText="Interface" w:value="Interface"/>
              <w:listItem w:displayText="Interoperabilidade" w:value="Interoperabilidade"/>
              <w:listItem w:displayText="Legal" w:value="Legal"/>
              <w:listItem w:displayText="Padrão" w:value="Padrão"/>
              <w:listItem w:displayText="Portabilidade" w:value="Portabilidade"/>
              <w:listItem w:displayText="Privacidade" w:value="Privacidade"/>
              <w:listItem w:displayText="Robustez" w:value="Robustez"/>
              <w:listItem w:displayText="Segurança" w:value="Segurança"/>
              <w:listItem w:displayText="Tamanho" w:value="Tamanho"/>
              <w:listItem w:displayText="Usabilidade" w:value="Usabilidade"/>
            </w:comboBox>
          </w:sdtPr>
          <w:sdtContent>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7B9F2EA3"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sz w:val="24"/>
                    <w:szCs w:val="24"/>
                  </w:rPr>
                  <w:t>Padrão</w:t>
                </w:r>
              </w:p>
            </w:tc>
          </w:sdtContent>
        </w:sdt>
        <w:sdt>
          <w:sdtPr>
            <w:rPr>
              <w:rFonts w:ascii="Arial" w:hAnsi="Arial" w:cs="Arial"/>
              <w:color w:val="808080"/>
              <w:sz w:val="24"/>
              <w:szCs w:val="24"/>
            </w:rPr>
            <w:id w:val="-709112029"/>
            <w:placeholder>
              <w:docPart w:val="95BADCC7ABE54EC6B0CCADF318900894"/>
            </w:placeholder>
            <w:comboBox>
              <w:listItem w:displayText="Obrigatório" w:value="Obrigatório"/>
              <w:listItem w:displayText="Desejável" w:value="Desejável"/>
            </w:comboBox>
          </w:sdtPr>
          <w:sdtContent>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24CD242B" w14:textId="77777777" w:rsidR="00861E06" w:rsidRPr="00624032" w:rsidRDefault="00861E06" w:rsidP="00A72C27">
                <w:pPr>
                  <w:spacing w:after="0" w:line="240" w:lineRule="auto"/>
                  <w:jc w:val="center"/>
                  <w:rPr>
                    <w:rFonts w:ascii="Arial" w:hAnsi="Arial" w:cs="Arial"/>
                    <w:b/>
                    <w:sz w:val="24"/>
                    <w:szCs w:val="24"/>
                  </w:rPr>
                </w:pPr>
                <w:r w:rsidRPr="00624032">
                  <w:rPr>
                    <w:rFonts w:ascii="Arial" w:hAnsi="Arial" w:cs="Arial"/>
                    <w:color w:val="808080"/>
                    <w:sz w:val="24"/>
                    <w:szCs w:val="24"/>
                  </w:rPr>
                  <w:t>Obrigatório</w:t>
                </w:r>
              </w:p>
            </w:tc>
          </w:sdtContent>
        </w:sdt>
      </w:tr>
    </w:tbl>
    <w:p w14:paraId="00A35DAB" w14:textId="77777777" w:rsidR="00861E06" w:rsidRPr="00624032" w:rsidRDefault="00861E06" w:rsidP="00861E06">
      <w:pPr>
        <w:pStyle w:val="Legenda"/>
        <w:jc w:val="center"/>
        <w:rPr>
          <w:noProof/>
          <w:color w:val="000000" w:themeColor="text1"/>
          <w:sz w:val="20"/>
          <w:szCs w:val="20"/>
          <w:lang w:eastAsia="pt-BR"/>
        </w:rPr>
      </w:pPr>
      <w:r w:rsidRPr="00624032">
        <w:rPr>
          <w:color w:val="000000" w:themeColor="text1"/>
          <w:sz w:val="20"/>
          <w:szCs w:val="20"/>
        </w:rPr>
        <w:t>Fonte:</w:t>
      </w:r>
      <w:r>
        <w:rPr>
          <w:color w:val="000000" w:themeColor="text1"/>
          <w:sz w:val="20"/>
          <w:szCs w:val="20"/>
        </w:rPr>
        <w:t xml:space="preserve"> </w:t>
      </w:r>
      <w:r w:rsidRPr="00624032">
        <w:rPr>
          <w:color w:val="000000" w:themeColor="text1"/>
          <w:sz w:val="20"/>
          <w:szCs w:val="20"/>
        </w:rPr>
        <w:t>Autoria própria</w:t>
      </w:r>
    </w:p>
    <w:p w14:paraId="759CAD8D" w14:textId="4FFAD8E6" w:rsidR="00CA3BB7" w:rsidRDefault="00CA3BB7">
      <w:pPr>
        <w:rPr>
          <w:rFonts w:ascii="Arial" w:eastAsia="Arial" w:hAnsi="Arial" w:cs="Arial"/>
          <w:b/>
          <w:sz w:val="24"/>
          <w:szCs w:val="24"/>
          <w:lang w:val="pt-PT"/>
        </w:rPr>
      </w:pPr>
    </w:p>
    <w:p w14:paraId="655FD7A1" w14:textId="28E020CB" w:rsidR="0088514B" w:rsidRDefault="0088514B">
      <w:pPr>
        <w:rPr>
          <w:rFonts w:ascii="Arial" w:eastAsia="Arial" w:hAnsi="Arial" w:cs="Arial"/>
          <w:b/>
          <w:sz w:val="24"/>
          <w:szCs w:val="24"/>
          <w:lang w:val="pt-PT"/>
        </w:rPr>
      </w:pPr>
    </w:p>
    <w:p w14:paraId="3956D567" w14:textId="53459919" w:rsidR="0088514B" w:rsidRDefault="0088514B">
      <w:pPr>
        <w:rPr>
          <w:rFonts w:ascii="Arial" w:eastAsia="Arial" w:hAnsi="Arial" w:cs="Arial"/>
          <w:b/>
          <w:sz w:val="24"/>
          <w:szCs w:val="24"/>
          <w:lang w:val="pt-PT"/>
        </w:rPr>
      </w:pPr>
    </w:p>
    <w:p w14:paraId="300F3544" w14:textId="527B3BBB" w:rsidR="0088514B" w:rsidRDefault="0088514B">
      <w:pPr>
        <w:rPr>
          <w:rFonts w:ascii="Arial" w:eastAsia="Arial" w:hAnsi="Arial" w:cs="Arial"/>
          <w:b/>
          <w:sz w:val="24"/>
          <w:szCs w:val="24"/>
          <w:lang w:val="pt-PT"/>
        </w:rPr>
      </w:pPr>
    </w:p>
    <w:p w14:paraId="5CAF6074" w14:textId="4F143514" w:rsidR="0088514B" w:rsidRDefault="0088514B">
      <w:pPr>
        <w:rPr>
          <w:rFonts w:ascii="Arial" w:eastAsia="Arial" w:hAnsi="Arial" w:cs="Arial"/>
          <w:b/>
          <w:sz w:val="24"/>
          <w:szCs w:val="24"/>
          <w:lang w:val="pt-PT"/>
        </w:rPr>
      </w:pPr>
    </w:p>
    <w:p w14:paraId="55453288" w14:textId="5AB06552" w:rsidR="0088514B" w:rsidRDefault="0088514B">
      <w:pPr>
        <w:rPr>
          <w:rFonts w:ascii="Arial" w:eastAsia="Arial" w:hAnsi="Arial" w:cs="Arial"/>
          <w:b/>
          <w:sz w:val="24"/>
          <w:szCs w:val="24"/>
          <w:lang w:val="pt-PT"/>
        </w:rPr>
      </w:pPr>
    </w:p>
    <w:p w14:paraId="3C2BD36E" w14:textId="785AF83A" w:rsidR="0088514B" w:rsidRDefault="0088514B">
      <w:pPr>
        <w:rPr>
          <w:rFonts w:ascii="Arial" w:eastAsia="Arial" w:hAnsi="Arial" w:cs="Arial"/>
          <w:b/>
          <w:sz w:val="24"/>
          <w:szCs w:val="24"/>
          <w:lang w:val="pt-PT"/>
        </w:rPr>
      </w:pPr>
    </w:p>
    <w:p w14:paraId="753F171A" w14:textId="77777777" w:rsidR="0088514B" w:rsidRDefault="0088514B">
      <w:pPr>
        <w:rPr>
          <w:rFonts w:ascii="Arial" w:eastAsia="Arial" w:hAnsi="Arial" w:cs="Arial"/>
          <w:b/>
          <w:sz w:val="24"/>
          <w:szCs w:val="24"/>
          <w:lang w:val="pt-PT"/>
        </w:rPr>
      </w:pPr>
    </w:p>
    <w:p w14:paraId="02E373ED" w14:textId="24F211AC" w:rsidR="006A058C" w:rsidRDefault="006A058C" w:rsidP="00C467F2">
      <w:pPr>
        <w:pStyle w:val="Corpodetexto"/>
        <w:ind w:firstLine="708"/>
        <w:outlineLvl w:val="1"/>
        <w:rPr>
          <w:b/>
        </w:rPr>
      </w:pPr>
      <w:bookmarkStart w:id="26" w:name="_Toc132208075"/>
      <w:r w:rsidRPr="00C52EB7">
        <w:rPr>
          <w:b/>
        </w:rPr>
        <w:lastRenderedPageBreak/>
        <w:t>5.</w:t>
      </w:r>
      <w:r>
        <w:rPr>
          <w:b/>
        </w:rPr>
        <w:t>2</w:t>
      </w:r>
      <w:r w:rsidRPr="00C52EB7">
        <w:rPr>
          <w:b/>
        </w:rPr>
        <w:t xml:space="preserve"> </w:t>
      </w:r>
      <w:r>
        <w:rPr>
          <w:b/>
        </w:rPr>
        <w:t>CASO DE USO</w:t>
      </w:r>
      <w:bookmarkEnd w:id="26"/>
    </w:p>
    <w:p w14:paraId="6AE3046A" w14:textId="77777777" w:rsidR="006A058C" w:rsidRDefault="006A058C" w:rsidP="006A058C">
      <w:pPr>
        <w:pStyle w:val="Corpodetexto"/>
        <w:ind w:firstLine="708"/>
        <w:rPr>
          <w:b/>
        </w:rPr>
      </w:pPr>
    </w:p>
    <w:p w14:paraId="222D54FE" w14:textId="5F8D37DD" w:rsidR="006A058C" w:rsidRDefault="006A058C" w:rsidP="006A058C">
      <w:pPr>
        <w:pStyle w:val="Corpodetexto"/>
        <w:spacing w:line="360" w:lineRule="auto"/>
        <w:ind w:firstLine="709"/>
        <w:jc w:val="both"/>
        <w:rPr>
          <w:bCs/>
        </w:rPr>
      </w:pPr>
      <w:r>
        <w:rPr>
          <w:bCs/>
        </w:rPr>
        <w:t xml:space="preserve">O diagrama de caso de uso é responsavel em documentar o que o sistema faz e </w:t>
      </w:r>
      <w:r w:rsidR="00144E48">
        <w:rPr>
          <w:bCs/>
        </w:rPr>
        <w:t>do</w:t>
      </w:r>
      <w:r>
        <w:rPr>
          <w:bCs/>
        </w:rPr>
        <w:t xml:space="preserve"> ponto de vist</w:t>
      </w:r>
      <w:r w:rsidR="00144E48">
        <w:rPr>
          <w:bCs/>
        </w:rPr>
        <w:t>a</w:t>
      </w:r>
      <w:r>
        <w:rPr>
          <w:bCs/>
        </w:rPr>
        <w:t xml:space="preserve"> de um usuário, com o objetivo </w:t>
      </w:r>
      <w:r w:rsidR="00144E48">
        <w:rPr>
          <w:bCs/>
        </w:rPr>
        <w:t>d</w:t>
      </w:r>
      <w:r>
        <w:rPr>
          <w:bCs/>
        </w:rPr>
        <w:t>escreve</w:t>
      </w:r>
      <w:r w:rsidR="00144E48">
        <w:rPr>
          <w:bCs/>
        </w:rPr>
        <w:t>r</w:t>
      </w:r>
      <w:r>
        <w:rPr>
          <w:bCs/>
        </w:rPr>
        <w:t xml:space="preserve"> as principais funcionalidades do sistema e a interação com o usúario (LEANDRO, 2012).</w:t>
      </w:r>
    </w:p>
    <w:p w14:paraId="40224FD7" w14:textId="1D3609C9" w:rsidR="006A058C" w:rsidRDefault="00144E48" w:rsidP="006A058C">
      <w:pPr>
        <w:spacing w:line="360" w:lineRule="auto"/>
        <w:ind w:firstLine="709"/>
        <w:jc w:val="both"/>
        <w:rPr>
          <w:rFonts w:ascii="Arial" w:hAnsi="Arial" w:cs="Arial"/>
          <w:bCs/>
          <w:sz w:val="24"/>
          <w:szCs w:val="24"/>
        </w:rPr>
      </w:pPr>
      <w:r>
        <w:rPr>
          <w:rFonts w:ascii="Arial" w:hAnsi="Arial" w:cs="Arial"/>
          <w:bCs/>
          <w:sz w:val="24"/>
          <w:szCs w:val="24"/>
        </w:rPr>
        <w:t xml:space="preserve">Esta seção apresenta </w:t>
      </w:r>
      <w:r w:rsidR="006A058C" w:rsidRPr="00993309">
        <w:rPr>
          <w:rFonts w:ascii="Arial" w:hAnsi="Arial" w:cs="Arial"/>
          <w:bCs/>
          <w:sz w:val="24"/>
          <w:szCs w:val="24"/>
        </w:rPr>
        <w:t xml:space="preserve">os casos de uso do </w:t>
      </w:r>
      <w:r w:rsidR="006A058C" w:rsidRPr="00AF73AD">
        <w:rPr>
          <w:rFonts w:ascii="Arial" w:hAnsi="Arial" w:cs="Arial"/>
          <w:bCs/>
          <w:i/>
          <w:iCs/>
          <w:sz w:val="24"/>
          <w:szCs w:val="24"/>
        </w:rPr>
        <w:t>website</w:t>
      </w:r>
      <w:r w:rsidR="006A058C" w:rsidRPr="00993309">
        <w:rPr>
          <w:rFonts w:ascii="Arial" w:hAnsi="Arial" w:cs="Arial"/>
          <w:bCs/>
          <w:sz w:val="24"/>
          <w:szCs w:val="24"/>
        </w:rPr>
        <w:t xml:space="preserve"> </w:t>
      </w:r>
      <w:proofErr w:type="spellStart"/>
      <w:r w:rsidR="006D51B9" w:rsidRPr="002249FA">
        <w:rPr>
          <w:rFonts w:ascii="Arial" w:hAnsi="Arial" w:cs="Arial"/>
          <w:bCs/>
          <w:color w:val="000000" w:themeColor="text1"/>
          <w:sz w:val="24"/>
          <w:szCs w:val="24"/>
        </w:rPr>
        <w:t>Exponse</w:t>
      </w:r>
      <w:proofErr w:type="spellEnd"/>
      <w:r w:rsidR="006D51B9">
        <w:rPr>
          <w:rFonts w:ascii="Arial" w:hAnsi="Arial" w:cs="Arial"/>
          <w:bCs/>
          <w:color w:val="FF0000"/>
          <w:sz w:val="24"/>
          <w:szCs w:val="24"/>
        </w:rPr>
        <w:t xml:space="preserve"> </w:t>
      </w:r>
      <w:r w:rsidR="006A058C">
        <w:rPr>
          <w:rFonts w:ascii="Arial" w:hAnsi="Arial" w:cs="Arial"/>
          <w:bCs/>
          <w:sz w:val="24"/>
          <w:szCs w:val="24"/>
        </w:rPr>
        <w:t>do projeto.</w:t>
      </w:r>
    </w:p>
    <w:p w14:paraId="3AEE6B2D" w14:textId="72EE09B5" w:rsidR="002249FA" w:rsidRPr="00AE7117" w:rsidRDefault="00A25DD6" w:rsidP="00AE7117">
      <w:pPr>
        <w:pStyle w:val="Corpodetexto"/>
        <w:spacing w:line="360" w:lineRule="auto"/>
        <w:ind w:firstLine="709"/>
        <w:rPr>
          <w:rStyle w:val="normaltextrun"/>
          <w:color w:val="000000"/>
          <w:shd w:val="clear" w:color="auto" w:fill="FFFFFF"/>
        </w:rPr>
      </w:pPr>
      <w:r>
        <w:rPr>
          <w:rStyle w:val="normaltextrun"/>
          <w:color w:val="000000"/>
          <w:shd w:val="clear" w:color="auto" w:fill="FFFFFF"/>
        </w:rPr>
        <w:t>A Figura 1 apresenta  o caso de uso da tela inicial, mostrando com mais detalhes a interação entre o usuário e as categorias</w:t>
      </w:r>
      <w:r w:rsidR="002249FA">
        <w:rPr>
          <w:rStyle w:val="normaltextrun"/>
          <w:color w:val="000000"/>
          <w:shd w:val="clear" w:color="auto" w:fill="FFFFFF"/>
        </w:rPr>
        <w:t>.</w:t>
      </w:r>
    </w:p>
    <w:p w14:paraId="0DB7CC33" w14:textId="3CC7CB24" w:rsidR="00A72C27" w:rsidRPr="00A72C27" w:rsidRDefault="00A72C27" w:rsidP="00A72C27">
      <w:pPr>
        <w:pStyle w:val="Legenda"/>
        <w:keepNext/>
        <w:jc w:val="center"/>
        <w:rPr>
          <w:i w:val="0"/>
          <w:color w:val="auto"/>
          <w:sz w:val="24"/>
          <w:szCs w:val="24"/>
        </w:rPr>
      </w:pPr>
      <w:bookmarkStart w:id="27" w:name="_Toc132206693"/>
      <w:r w:rsidRPr="00A72C27">
        <w:rPr>
          <w:b/>
          <w:i w:val="0"/>
          <w:color w:val="auto"/>
          <w:sz w:val="24"/>
          <w:szCs w:val="24"/>
        </w:rPr>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1</w:t>
      </w:r>
      <w:r w:rsidRPr="00A72C27">
        <w:rPr>
          <w:b/>
          <w:i w:val="0"/>
          <w:color w:val="auto"/>
          <w:sz w:val="24"/>
          <w:szCs w:val="24"/>
        </w:rPr>
        <w:fldChar w:fldCharType="end"/>
      </w:r>
      <w:r w:rsidRPr="00A72C27">
        <w:rPr>
          <w:i w:val="0"/>
          <w:color w:val="auto"/>
          <w:sz w:val="24"/>
          <w:szCs w:val="24"/>
        </w:rPr>
        <w:t xml:space="preserve"> - Cabeçalho</w:t>
      </w:r>
      <w:bookmarkEnd w:id="27"/>
    </w:p>
    <w:p w14:paraId="2319127C" w14:textId="77777777" w:rsidR="0037328D" w:rsidRDefault="00061237" w:rsidP="00562C56">
      <w:pPr>
        <w:jc w:val="center"/>
      </w:pPr>
      <w:r>
        <w:rPr>
          <w:noProof/>
          <w:lang w:eastAsia="pt-BR"/>
        </w:rPr>
        <w:drawing>
          <wp:inline distT="0" distB="0" distL="0" distR="0" wp14:anchorId="3CA147C0" wp14:editId="3A21994A">
            <wp:extent cx="4957245" cy="252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7245" cy="2520000"/>
                    </a:xfrm>
                    <a:prstGeom prst="rect">
                      <a:avLst/>
                    </a:prstGeom>
                    <a:noFill/>
                    <a:ln>
                      <a:noFill/>
                    </a:ln>
                  </pic:spPr>
                </pic:pic>
              </a:graphicData>
            </a:graphic>
          </wp:inline>
        </w:drawing>
      </w:r>
    </w:p>
    <w:p w14:paraId="6FC12F09" w14:textId="1F504DD9" w:rsidR="00A72C27" w:rsidRPr="00A72C27" w:rsidRDefault="00562C56" w:rsidP="00A72C27">
      <w:pPr>
        <w:pStyle w:val="Legenda"/>
        <w:keepNext/>
        <w:jc w:val="center"/>
        <w:rPr>
          <w:bCs/>
          <w:i w:val="0"/>
          <w:color w:val="000000" w:themeColor="text1"/>
          <w:sz w:val="22"/>
          <w:szCs w:val="22"/>
        </w:rPr>
      </w:pPr>
      <w:r w:rsidRPr="002B7DDE">
        <w:rPr>
          <w:bCs/>
          <w:i w:val="0"/>
          <w:color w:val="000000" w:themeColor="text1"/>
          <w:sz w:val="22"/>
          <w:szCs w:val="22"/>
        </w:rPr>
        <w:t>Fonte: Autoria própria</w:t>
      </w:r>
    </w:p>
    <w:p w14:paraId="61366EA5" w14:textId="39373EAA" w:rsidR="00A72C27" w:rsidRPr="00A72C27" w:rsidRDefault="00A72C27" w:rsidP="00A72C27">
      <w:pPr>
        <w:pStyle w:val="Legenda"/>
        <w:keepNext/>
        <w:jc w:val="center"/>
        <w:rPr>
          <w:i w:val="0"/>
          <w:color w:val="auto"/>
          <w:sz w:val="24"/>
          <w:szCs w:val="24"/>
        </w:rPr>
      </w:pPr>
      <w:bookmarkStart w:id="28" w:name="_Toc132206694"/>
      <w:r w:rsidRPr="00A72C27">
        <w:rPr>
          <w:b/>
          <w:i w:val="0"/>
          <w:color w:val="auto"/>
          <w:sz w:val="24"/>
          <w:szCs w:val="24"/>
        </w:rPr>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2</w:t>
      </w:r>
      <w:r w:rsidRPr="00A72C27">
        <w:rPr>
          <w:b/>
          <w:i w:val="0"/>
          <w:color w:val="auto"/>
          <w:sz w:val="24"/>
          <w:szCs w:val="24"/>
        </w:rPr>
        <w:fldChar w:fldCharType="end"/>
      </w:r>
      <w:r w:rsidRPr="00A72C27">
        <w:rPr>
          <w:i w:val="0"/>
          <w:color w:val="auto"/>
          <w:sz w:val="24"/>
          <w:szCs w:val="24"/>
        </w:rPr>
        <w:t xml:space="preserve"> - Página Categoria</w:t>
      </w:r>
      <w:bookmarkEnd w:id="28"/>
    </w:p>
    <w:p w14:paraId="06AD41F2" w14:textId="1D9171A3" w:rsidR="00AE7117" w:rsidRDefault="00480679" w:rsidP="00AE7117">
      <w:pPr>
        <w:pStyle w:val="Legenda"/>
        <w:keepNext/>
        <w:jc w:val="center"/>
        <w:rPr>
          <w:bCs/>
          <w:i w:val="0"/>
          <w:color w:val="000000" w:themeColor="text1"/>
          <w:sz w:val="22"/>
          <w:szCs w:val="22"/>
        </w:rPr>
      </w:pPr>
      <w:r>
        <w:rPr>
          <w:noProof/>
          <w:lang w:eastAsia="pt-BR"/>
        </w:rPr>
        <w:drawing>
          <wp:inline distT="0" distB="0" distL="0" distR="0" wp14:anchorId="2346C140" wp14:editId="756A9847">
            <wp:extent cx="4734560" cy="2687320"/>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4560" cy="2687320"/>
                    </a:xfrm>
                    <a:prstGeom prst="rect">
                      <a:avLst/>
                    </a:prstGeom>
                    <a:noFill/>
                    <a:ln>
                      <a:noFill/>
                    </a:ln>
                  </pic:spPr>
                </pic:pic>
              </a:graphicData>
            </a:graphic>
          </wp:inline>
        </w:drawing>
      </w:r>
      <w:r w:rsidR="002B7DDE">
        <w:rPr>
          <w:i w:val="0"/>
          <w:iCs w:val="0"/>
          <w:color w:val="auto"/>
          <w:sz w:val="24"/>
          <w:szCs w:val="24"/>
        </w:rPr>
        <w:br/>
      </w:r>
      <w:r w:rsidR="00AE7117" w:rsidRPr="002B7DDE">
        <w:rPr>
          <w:bCs/>
          <w:i w:val="0"/>
          <w:color w:val="000000" w:themeColor="text1"/>
          <w:sz w:val="22"/>
          <w:szCs w:val="22"/>
        </w:rPr>
        <w:t>Fonte: Autoria própria</w:t>
      </w:r>
    </w:p>
    <w:p w14:paraId="47A1A4FB" w14:textId="77777777" w:rsidR="00480679" w:rsidRPr="00480679" w:rsidRDefault="00480679" w:rsidP="00480679">
      <w:pPr>
        <w:rPr>
          <w:lang w:val="pt-PT"/>
        </w:rPr>
      </w:pPr>
    </w:p>
    <w:p w14:paraId="05C8A02A" w14:textId="16EFC39C" w:rsidR="00A72C27" w:rsidRPr="00A72C27" w:rsidRDefault="00A72C27" w:rsidP="00A72C27">
      <w:pPr>
        <w:pStyle w:val="Legenda"/>
        <w:keepNext/>
        <w:jc w:val="center"/>
        <w:rPr>
          <w:i w:val="0"/>
          <w:color w:val="auto"/>
          <w:sz w:val="24"/>
          <w:szCs w:val="24"/>
        </w:rPr>
      </w:pPr>
      <w:bookmarkStart w:id="29" w:name="_Toc132206695"/>
      <w:r w:rsidRPr="00A72C27">
        <w:rPr>
          <w:b/>
          <w:i w:val="0"/>
          <w:color w:val="auto"/>
          <w:sz w:val="24"/>
          <w:szCs w:val="24"/>
        </w:rPr>
        <w:lastRenderedPageBreak/>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3</w:t>
      </w:r>
      <w:r w:rsidRPr="00A72C27">
        <w:rPr>
          <w:b/>
          <w:i w:val="0"/>
          <w:color w:val="auto"/>
          <w:sz w:val="24"/>
          <w:szCs w:val="24"/>
        </w:rPr>
        <w:fldChar w:fldCharType="end"/>
      </w:r>
      <w:r w:rsidRPr="00A72C27">
        <w:rPr>
          <w:i w:val="0"/>
          <w:color w:val="auto"/>
          <w:sz w:val="24"/>
          <w:szCs w:val="24"/>
        </w:rPr>
        <w:t xml:space="preserve"> - Página Cabeçalho</w:t>
      </w:r>
      <w:bookmarkEnd w:id="29"/>
    </w:p>
    <w:p w14:paraId="5CF062BD" w14:textId="55E4E814" w:rsidR="00480679" w:rsidRPr="009A0678" w:rsidRDefault="00480679" w:rsidP="00480679">
      <w:pPr>
        <w:jc w:val="center"/>
        <w:rPr>
          <w:lang w:val="pt-PT"/>
        </w:rPr>
      </w:pPr>
      <w:r>
        <w:rPr>
          <w:noProof/>
          <w:lang w:eastAsia="pt-BR"/>
        </w:rPr>
        <w:drawing>
          <wp:inline distT="0" distB="0" distL="0" distR="0" wp14:anchorId="5CE69B70" wp14:editId="658C63FE">
            <wp:extent cx="5374005" cy="26758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4005" cy="2675890"/>
                    </a:xfrm>
                    <a:prstGeom prst="rect">
                      <a:avLst/>
                    </a:prstGeom>
                    <a:noFill/>
                    <a:ln>
                      <a:noFill/>
                    </a:ln>
                  </pic:spPr>
                </pic:pic>
              </a:graphicData>
            </a:graphic>
          </wp:inline>
        </w:drawing>
      </w:r>
    </w:p>
    <w:p w14:paraId="5546A2B4" w14:textId="15FCA7FB" w:rsidR="00AE7117" w:rsidRPr="00861E06" w:rsidRDefault="00480679" w:rsidP="00861E06">
      <w:pPr>
        <w:jc w:val="center"/>
        <w:rPr>
          <w:rFonts w:ascii="Arial" w:hAnsi="Arial" w:cs="Arial"/>
        </w:rPr>
      </w:pPr>
      <w:r w:rsidRPr="009A0678">
        <w:rPr>
          <w:rFonts w:ascii="Arial" w:hAnsi="Arial" w:cs="Arial"/>
          <w:bCs/>
          <w:color w:val="000000" w:themeColor="text1"/>
        </w:rPr>
        <w:t>Fonte: Autoria própria</w:t>
      </w:r>
    </w:p>
    <w:p w14:paraId="628F469C" w14:textId="69A84EE0" w:rsidR="002B7DDE" w:rsidRDefault="002B7DDE" w:rsidP="002B7DDE">
      <w:pPr>
        <w:pStyle w:val="Legenda"/>
        <w:keepNext/>
        <w:jc w:val="center"/>
        <w:rPr>
          <w:i w:val="0"/>
          <w:iCs w:val="0"/>
          <w:color w:val="auto"/>
          <w:sz w:val="24"/>
          <w:szCs w:val="24"/>
        </w:rPr>
      </w:pPr>
    </w:p>
    <w:p w14:paraId="0ECA34E5" w14:textId="05459AE3" w:rsidR="00A72C27" w:rsidRPr="00A72C27" w:rsidRDefault="00A72C27" w:rsidP="00A72C27">
      <w:pPr>
        <w:pStyle w:val="Legenda"/>
        <w:keepNext/>
        <w:jc w:val="center"/>
        <w:rPr>
          <w:i w:val="0"/>
          <w:color w:val="auto"/>
          <w:sz w:val="24"/>
          <w:szCs w:val="24"/>
        </w:rPr>
      </w:pPr>
      <w:bookmarkStart w:id="30" w:name="_Toc132206696"/>
      <w:r w:rsidRPr="00A72C27">
        <w:rPr>
          <w:b/>
          <w:i w:val="0"/>
          <w:color w:val="auto"/>
          <w:sz w:val="24"/>
          <w:szCs w:val="24"/>
        </w:rPr>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4</w:t>
      </w:r>
      <w:r w:rsidRPr="00A72C27">
        <w:rPr>
          <w:b/>
          <w:i w:val="0"/>
          <w:color w:val="auto"/>
          <w:sz w:val="24"/>
          <w:szCs w:val="24"/>
        </w:rPr>
        <w:fldChar w:fldCharType="end"/>
      </w:r>
      <w:r w:rsidRPr="00A72C27">
        <w:rPr>
          <w:i w:val="0"/>
          <w:color w:val="auto"/>
          <w:sz w:val="24"/>
          <w:szCs w:val="24"/>
        </w:rPr>
        <w:t xml:space="preserve"> - Página Cabeçalho(Descriçao)</w:t>
      </w:r>
      <w:bookmarkEnd w:id="30"/>
    </w:p>
    <w:p w14:paraId="67B36DD3" w14:textId="11A4A315" w:rsidR="00562C56" w:rsidRPr="009A0678" w:rsidRDefault="00AE7117" w:rsidP="009A0678">
      <w:pPr>
        <w:jc w:val="center"/>
        <w:rPr>
          <w:lang w:val="pt-PT"/>
        </w:rPr>
      </w:pPr>
      <w:r>
        <w:rPr>
          <w:noProof/>
          <w:lang w:eastAsia="pt-BR"/>
        </w:rPr>
        <w:drawing>
          <wp:inline distT="0" distB="0" distL="0" distR="0" wp14:anchorId="641D1DCF" wp14:editId="007E8AEF">
            <wp:extent cx="5248275" cy="28098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809875"/>
                    </a:xfrm>
                    <a:prstGeom prst="rect">
                      <a:avLst/>
                    </a:prstGeom>
                    <a:noFill/>
                    <a:ln>
                      <a:noFill/>
                    </a:ln>
                  </pic:spPr>
                </pic:pic>
              </a:graphicData>
            </a:graphic>
          </wp:inline>
        </w:drawing>
      </w:r>
    </w:p>
    <w:p w14:paraId="42E3C9FC" w14:textId="44A0CD63" w:rsidR="00562C56" w:rsidRPr="009A0678" w:rsidRDefault="009A0678" w:rsidP="00562C56">
      <w:pPr>
        <w:jc w:val="center"/>
        <w:rPr>
          <w:rFonts w:ascii="Arial" w:hAnsi="Arial" w:cs="Arial"/>
        </w:rPr>
      </w:pPr>
      <w:r w:rsidRPr="009A0678">
        <w:rPr>
          <w:rFonts w:ascii="Arial" w:hAnsi="Arial" w:cs="Arial"/>
          <w:bCs/>
          <w:color w:val="000000" w:themeColor="text1"/>
        </w:rPr>
        <w:t>Fonte: Autoria própria</w:t>
      </w:r>
    </w:p>
    <w:p w14:paraId="4285F230" w14:textId="27A90636" w:rsidR="00AE7117" w:rsidRDefault="00AE7117" w:rsidP="00480679">
      <w:pPr>
        <w:rPr>
          <w:rFonts w:ascii="Arial" w:hAnsi="Arial" w:cs="Arial"/>
        </w:rPr>
      </w:pPr>
    </w:p>
    <w:p w14:paraId="6C03883A" w14:textId="105FE988" w:rsidR="00A72C27" w:rsidRPr="00A72C27" w:rsidRDefault="00A72C27" w:rsidP="00A72C27">
      <w:pPr>
        <w:pStyle w:val="Legenda"/>
        <w:keepNext/>
        <w:jc w:val="center"/>
        <w:rPr>
          <w:i w:val="0"/>
          <w:color w:val="auto"/>
          <w:sz w:val="24"/>
          <w:szCs w:val="24"/>
        </w:rPr>
      </w:pPr>
      <w:bookmarkStart w:id="31" w:name="_Toc132206697"/>
      <w:r w:rsidRPr="00A72C27">
        <w:rPr>
          <w:b/>
          <w:i w:val="0"/>
          <w:color w:val="auto"/>
          <w:sz w:val="24"/>
          <w:szCs w:val="24"/>
        </w:rPr>
        <w:lastRenderedPageBreak/>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5</w:t>
      </w:r>
      <w:r w:rsidRPr="00A72C27">
        <w:rPr>
          <w:b/>
          <w:i w:val="0"/>
          <w:color w:val="auto"/>
          <w:sz w:val="24"/>
          <w:szCs w:val="24"/>
        </w:rPr>
        <w:fldChar w:fldCharType="end"/>
      </w:r>
      <w:r w:rsidRPr="00A72C27">
        <w:rPr>
          <w:i w:val="0"/>
          <w:color w:val="auto"/>
          <w:sz w:val="24"/>
          <w:szCs w:val="24"/>
        </w:rPr>
        <w:t xml:space="preserve"> - Página Sobre Nós</w:t>
      </w:r>
      <w:bookmarkEnd w:id="31"/>
    </w:p>
    <w:p w14:paraId="73B507E8" w14:textId="0F804738" w:rsidR="00AE7117" w:rsidRDefault="00AE7117" w:rsidP="00AE7117">
      <w:pPr>
        <w:jc w:val="center"/>
        <w:rPr>
          <w:rFonts w:ascii="Arial" w:hAnsi="Arial" w:cs="Arial"/>
          <w:sz w:val="24"/>
          <w:szCs w:val="24"/>
        </w:rPr>
      </w:pPr>
      <w:r>
        <w:rPr>
          <w:noProof/>
          <w:lang w:eastAsia="pt-BR"/>
        </w:rPr>
        <w:drawing>
          <wp:inline distT="0" distB="0" distL="0" distR="0" wp14:anchorId="694AA3EF" wp14:editId="51A8F96A">
            <wp:extent cx="5581650" cy="2771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2771775"/>
                    </a:xfrm>
                    <a:prstGeom prst="rect">
                      <a:avLst/>
                    </a:prstGeom>
                    <a:noFill/>
                    <a:ln>
                      <a:noFill/>
                    </a:ln>
                  </pic:spPr>
                </pic:pic>
              </a:graphicData>
            </a:graphic>
          </wp:inline>
        </w:drawing>
      </w:r>
    </w:p>
    <w:p w14:paraId="02FD4BD1" w14:textId="77777777" w:rsidR="00AE7117" w:rsidRPr="009A0678" w:rsidRDefault="00AE7117" w:rsidP="00AE7117">
      <w:pPr>
        <w:jc w:val="center"/>
        <w:rPr>
          <w:rFonts w:ascii="Arial" w:hAnsi="Arial" w:cs="Arial"/>
        </w:rPr>
      </w:pPr>
      <w:r w:rsidRPr="009A0678">
        <w:rPr>
          <w:rFonts w:ascii="Arial" w:hAnsi="Arial" w:cs="Arial"/>
          <w:bCs/>
          <w:color w:val="000000" w:themeColor="text1"/>
        </w:rPr>
        <w:t>Fonte: Autoria própria</w:t>
      </w:r>
    </w:p>
    <w:p w14:paraId="1A60193D" w14:textId="77777777" w:rsidR="00AE7117" w:rsidRPr="009A0678" w:rsidRDefault="00AE7117" w:rsidP="00A6543E">
      <w:pPr>
        <w:jc w:val="center"/>
        <w:rPr>
          <w:rFonts w:ascii="Arial" w:hAnsi="Arial" w:cs="Arial"/>
        </w:rPr>
      </w:pPr>
    </w:p>
    <w:p w14:paraId="7886157E" w14:textId="77777777" w:rsidR="00A6543E" w:rsidRPr="00CC3947" w:rsidRDefault="00A6543E" w:rsidP="00562C56">
      <w:pPr>
        <w:jc w:val="center"/>
        <w:rPr>
          <w:rFonts w:ascii="Arial" w:hAnsi="Arial" w:cs="Arial"/>
          <w:sz w:val="24"/>
          <w:szCs w:val="24"/>
        </w:rPr>
      </w:pPr>
    </w:p>
    <w:p w14:paraId="4208103F" w14:textId="7A35A8B7" w:rsidR="00562C56" w:rsidRDefault="00562C56" w:rsidP="00562C56">
      <w:pPr>
        <w:jc w:val="center"/>
      </w:pPr>
    </w:p>
    <w:p w14:paraId="4ABF0025" w14:textId="3766D71F" w:rsidR="00562C56" w:rsidRPr="00A6543E" w:rsidRDefault="00CA3BB7" w:rsidP="00C467F2">
      <w:pPr>
        <w:pStyle w:val="Ttulo2"/>
        <w:rPr>
          <w:b/>
        </w:rPr>
      </w:pPr>
      <w:r>
        <w:br w:type="page"/>
      </w:r>
      <w:bookmarkStart w:id="32" w:name="_Toc132208076"/>
      <w:r w:rsidR="00562C56" w:rsidRPr="00A6543E">
        <w:rPr>
          <w:b/>
        </w:rPr>
        <w:lastRenderedPageBreak/>
        <w:t>5.3 DIAGRAMA DE ATIVIDADE</w:t>
      </w:r>
      <w:bookmarkEnd w:id="32"/>
    </w:p>
    <w:p w14:paraId="1C7568CE" w14:textId="77777777" w:rsidR="00562C56" w:rsidRDefault="00562C56" w:rsidP="00562C56">
      <w:pPr>
        <w:pStyle w:val="Corpodetexto"/>
        <w:rPr>
          <w:b/>
        </w:rPr>
      </w:pPr>
      <w:r>
        <w:rPr>
          <w:b/>
        </w:rPr>
        <w:tab/>
      </w:r>
    </w:p>
    <w:p w14:paraId="5F4266C0" w14:textId="22699A64" w:rsidR="00562C56" w:rsidRPr="00E71DE4" w:rsidRDefault="00562C56" w:rsidP="00562C56">
      <w:pPr>
        <w:pStyle w:val="Corpodetexto"/>
        <w:spacing w:line="360" w:lineRule="auto"/>
        <w:ind w:firstLine="709"/>
        <w:jc w:val="both"/>
        <w:rPr>
          <w:bCs/>
        </w:rPr>
      </w:pPr>
      <w:r>
        <w:rPr>
          <w:bCs/>
        </w:rPr>
        <w:t>O diagrama de atividade é responsavel em especificar os processos de um sistema onde essas atividades é compostas por um conjunto de ações, ou seja, os passos que serão necessários para que a atividade s</w:t>
      </w:r>
      <w:r w:rsidR="00841630">
        <w:rPr>
          <w:bCs/>
        </w:rPr>
        <w:t>eja concluída(GUEDES, 2014</w:t>
      </w:r>
      <w:r>
        <w:rPr>
          <w:bCs/>
        </w:rPr>
        <w:t>).</w:t>
      </w:r>
    </w:p>
    <w:p w14:paraId="116CAB45" w14:textId="77777777" w:rsidR="00562C56" w:rsidRDefault="00562C56" w:rsidP="00562C56">
      <w:pPr>
        <w:spacing w:line="360" w:lineRule="auto"/>
        <w:ind w:firstLine="709"/>
        <w:jc w:val="both"/>
        <w:rPr>
          <w:rFonts w:ascii="Arial" w:hAnsi="Arial" w:cs="Arial"/>
          <w:bCs/>
          <w:sz w:val="24"/>
          <w:szCs w:val="24"/>
        </w:rPr>
      </w:pPr>
      <w:r w:rsidRPr="00993309">
        <w:rPr>
          <w:rFonts w:ascii="Arial" w:hAnsi="Arial" w:cs="Arial"/>
          <w:bCs/>
          <w:sz w:val="24"/>
          <w:szCs w:val="24"/>
        </w:rPr>
        <w:t>Nessa seção ser</w:t>
      </w:r>
      <w:r>
        <w:rPr>
          <w:rFonts w:ascii="Arial" w:hAnsi="Arial" w:cs="Arial"/>
          <w:bCs/>
          <w:sz w:val="24"/>
          <w:szCs w:val="24"/>
        </w:rPr>
        <w:t>ão</w:t>
      </w:r>
      <w:r w:rsidRPr="00993309">
        <w:rPr>
          <w:rFonts w:ascii="Arial" w:hAnsi="Arial" w:cs="Arial"/>
          <w:bCs/>
          <w:sz w:val="24"/>
          <w:szCs w:val="24"/>
        </w:rPr>
        <w:t xml:space="preserve"> apresentado</w:t>
      </w:r>
      <w:r>
        <w:rPr>
          <w:rFonts w:ascii="Arial" w:hAnsi="Arial" w:cs="Arial"/>
          <w:bCs/>
          <w:sz w:val="24"/>
          <w:szCs w:val="24"/>
        </w:rPr>
        <w:t>s</w:t>
      </w:r>
      <w:r w:rsidRPr="00993309">
        <w:rPr>
          <w:rFonts w:ascii="Arial" w:hAnsi="Arial" w:cs="Arial"/>
          <w:bCs/>
          <w:sz w:val="24"/>
          <w:szCs w:val="24"/>
        </w:rPr>
        <w:t xml:space="preserve"> os </w:t>
      </w:r>
      <w:r>
        <w:rPr>
          <w:rFonts w:ascii="Arial" w:hAnsi="Arial" w:cs="Arial"/>
          <w:bCs/>
          <w:sz w:val="24"/>
          <w:szCs w:val="24"/>
        </w:rPr>
        <w:t>diagramas de atividade</w:t>
      </w:r>
      <w:r w:rsidRPr="00993309">
        <w:rPr>
          <w:rFonts w:ascii="Arial" w:hAnsi="Arial" w:cs="Arial"/>
          <w:bCs/>
          <w:sz w:val="24"/>
          <w:szCs w:val="24"/>
        </w:rPr>
        <w:t xml:space="preserve"> do </w:t>
      </w:r>
      <w:r w:rsidRPr="00AF73AD">
        <w:rPr>
          <w:rFonts w:ascii="Arial" w:hAnsi="Arial" w:cs="Arial"/>
          <w:bCs/>
          <w:i/>
          <w:iCs/>
          <w:sz w:val="24"/>
          <w:szCs w:val="24"/>
        </w:rPr>
        <w:t>website</w:t>
      </w:r>
      <w:r w:rsidRPr="00993309">
        <w:rPr>
          <w:rFonts w:ascii="Arial" w:hAnsi="Arial" w:cs="Arial"/>
          <w:bCs/>
          <w:sz w:val="24"/>
          <w:szCs w:val="24"/>
        </w:rPr>
        <w:t xml:space="preserve"> </w:t>
      </w:r>
      <w:r>
        <w:rPr>
          <w:rFonts w:ascii="Arial" w:hAnsi="Arial" w:cs="Arial"/>
          <w:bCs/>
          <w:sz w:val="24"/>
          <w:szCs w:val="24"/>
        </w:rPr>
        <w:t>do projeto.</w:t>
      </w:r>
    </w:p>
    <w:p w14:paraId="10F32F8A" w14:textId="3A129212" w:rsidR="00562C56" w:rsidRDefault="00E50EEC" w:rsidP="007D3984">
      <w:pPr>
        <w:pStyle w:val="Corpodetexto"/>
        <w:spacing w:line="360" w:lineRule="auto"/>
        <w:jc w:val="both"/>
        <w:rPr>
          <w:rStyle w:val="normaltextrun"/>
          <w:rFonts w:asciiTheme="minorHAnsi" w:eastAsiaTheme="minorHAnsi" w:hAnsiTheme="minorHAnsi" w:cstheme="minorBidi"/>
          <w:color w:val="000000"/>
          <w:sz w:val="22"/>
          <w:szCs w:val="22"/>
          <w:shd w:val="clear" w:color="auto" w:fill="FFFFFF"/>
          <w:lang w:val="pt-BR"/>
        </w:rPr>
      </w:pPr>
      <w:r>
        <w:rPr>
          <w:rStyle w:val="normaltextrun"/>
          <w:color w:val="000000"/>
          <w:shd w:val="clear" w:color="auto" w:fill="FFFFFF"/>
        </w:rPr>
        <w:t xml:space="preserve">A </w:t>
      </w:r>
      <w:r w:rsidR="0029000E">
        <w:rPr>
          <w:rStyle w:val="normaltextrun"/>
          <w:color w:val="000000"/>
          <w:shd w:val="clear" w:color="auto" w:fill="FFFFFF"/>
        </w:rPr>
        <w:t>F</w:t>
      </w:r>
      <w:r w:rsidR="00A6543E">
        <w:rPr>
          <w:rStyle w:val="normaltextrun"/>
          <w:color w:val="000000"/>
          <w:shd w:val="clear" w:color="auto" w:fill="FFFFFF"/>
        </w:rPr>
        <w:t>igura 5</w:t>
      </w:r>
      <w:r w:rsidR="00562C56">
        <w:rPr>
          <w:rStyle w:val="normaltextrun"/>
          <w:color w:val="000000"/>
          <w:shd w:val="clear" w:color="auto" w:fill="FFFFFF"/>
        </w:rPr>
        <w:t xml:space="preserve"> apresenta  o diagrama de atividades da funcionalidade</w:t>
      </w:r>
      <w:r>
        <w:rPr>
          <w:rStyle w:val="normaltextrun"/>
          <w:color w:val="000000"/>
          <w:shd w:val="clear" w:color="auto" w:fill="FFFFFF"/>
        </w:rPr>
        <w:t xml:space="preserve"> escolha categoria</w:t>
      </w:r>
      <w:r w:rsidR="00562C56">
        <w:rPr>
          <w:rStyle w:val="normaltextrun"/>
          <w:color w:val="000000"/>
          <w:shd w:val="clear" w:color="auto" w:fill="FFFFFF"/>
        </w:rPr>
        <w:t>.</w:t>
      </w:r>
    </w:p>
    <w:p w14:paraId="2708C849" w14:textId="38CBEF25" w:rsidR="00A72C27" w:rsidRPr="00A72C27" w:rsidRDefault="00A72C27" w:rsidP="00A72C27">
      <w:pPr>
        <w:pStyle w:val="Legenda"/>
        <w:keepNext/>
        <w:jc w:val="center"/>
        <w:rPr>
          <w:i w:val="0"/>
          <w:color w:val="auto"/>
          <w:sz w:val="24"/>
          <w:szCs w:val="24"/>
        </w:rPr>
      </w:pPr>
      <w:bookmarkStart w:id="33" w:name="_Toc86177185"/>
      <w:bookmarkStart w:id="34" w:name="_Toc132206698"/>
      <w:r w:rsidRPr="00A72C27">
        <w:rPr>
          <w:b/>
          <w:i w:val="0"/>
          <w:color w:val="auto"/>
          <w:sz w:val="24"/>
          <w:szCs w:val="24"/>
        </w:rPr>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6</w:t>
      </w:r>
      <w:r w:rsidRPr="00A72C27">
        <w:rPr>
          <w:b/>
          <w:i w:val="0"/>
          <w:color w:val="auto"/>
          <w:sz w:val="24"/>
          <w:szCs w:val="24"/>
        </w:rPr>
        <w:fldChar w:fldCharType="end"/>
      </w:r>
      <w:r w:rsidRPr="00A72C27">
        <w:rPr>
          <w:i w:val="0"/>
          <w:color w:val="auto"/>
          <w:sz w:val="24"/>
          <w:szCs w:val="24"/>
        </w:rPr>
        <w:t xml:space="preserve"> - Seção cabeçalho</w:t>
      </w:r>
      <w:bookmarkEnd w:id="34"/>
    </w:p>
    <w:p w14:paraId="499AE836" w14:textId="2FE0D17B" w:rsidR="007D3984" w:rsidRPr="00A72C27" w:rsidRDefault="007D3984" w:rsidP="00A72C27">
      <w:pPr>
        <w:pStyle w:val="Legenda"/>
        <w:keepNext/>
        <w:jc w:val="center"/>
        <w:rPr>
          <w:i w:val="0"/>
          <w:iCs w:val="0"/>
          <w:color w:val="auto"/>
          <w:sz w:val="24"/>
          <w:szCs w:val="24"/>
        </w:rPr>
      </w:pPr>
      <w:r>
        <w:rPr>
          <w:noProof/>
          <w:lang w:eastAsia="pt-BR"/>
        </w:rPr>
        <w:drawing>
          <wp:inline distT="0" distB="0" distL="0" distR="0" wp14:anchorId="5F778F53" wp14:editId="2D2750EF">
            <wp:extent cx="4791075" cy="2715260"/>
            <wp:effectExtent l="0" t="0" r="952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2715260"/>
                    </a:xfrm>
                    <a:prstGeom prst="rect">
                      <a:avLst/>
                    </a:prstGeom>
                    <a:noFill/>
                    <a:ln>
                      <a:noFill/>
                    </a:ln>
                  </pic:spPr>
                </pic:pic>
              </a:graphicData>
            </a:graphic>
          </wp:inline>
        </w:drawing>
      </w:r>
      <w:bookmarkEnd w:id="33"/>
    </w:p>
    <w:p w14:paraId="1371CC2B" w14:textId="77777777" w:rsidR="007D3984" w:rsidRDefault="007D3984" w:rsidP="007D3984">
      <w:pPr>
        <w:pStyle w:val="Legenda"/>
        <w:keepNext/>
        <w:jc w:val="center"/>
        <w:rPr>
          <w:bCs/>
          <w:sz w:val="22"/>
          <w:szCs w:val="22"/>
        </w:rPr>
      </w:pPr>
      <w:r w:rsidRPr="00AB49A7">
        <w:rPr>
          <w:bCs/>
          <w:i w:val="0"/>
          <w:color w:val="000000" w:themeColor="text1"/>
          <w:sz w:val="22"/>
          <w:szCs w:val="22"/>
        </w:rPr>
        <w:t>Fonte: Autoria própria</w:t>
      </w:r>
    </w:p>
    <w:p w14:paraId="6FCF8DE3" w14:textId="28A3F159" w:rsidR="00A72C27" w:rsidRDefault="00AB49A7" w:rsidP="007D3984">
      <w:pPr>
        <w:pStyle w:val="Legenda"/>
        <w:keepNext/>
        <w:jc w:val="center"/>
      </w:pPr>
      <w:r>
        <w:rPr>
          <w:bCs/>
          <w:sz w:val="22"/>
          <w:szCs w:val="22"/>
        </w:rPr>
        <w:br/>
      </w:r>
    </w:p>
    <w:p w14:paraId="08833847" w14:textId="260A988C" w:rsidR="00A72C27" w:rsidRPr="00A72C27" w:rsidRDefault="00A72C27" w:rsidP="00A72C27">
      <w:pPr>
        <w:pStyle w:val="Legenda"/>
        <w:keepNext/>
        <w:jc w:val="center"/>
        <w:rPr>
          <w:i w:val="0"/>
          <w:color w:val="auto"/>
          <w:sz w:val="24"/>
          <w:szCs w:val="24"/>
        </w:rPr>
      </w:pPr>
      <w:bookmarkStart w:id="35" w:name="_Toc132206699"/>
      <w:r w:rsidRPr="00A72C27">
        <w:rPr>
          <w:b/>
          <w:i w:val="0"/>
          <w:color w:val="auto"/>
          <w:sz w:val="24"/>
          <w:szCs w:val="24"/>
        </w:rPr>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7</w:t>
      </w:r>
      <w:r w:rsidRPr="00A72C27">
        <w:rPr>
          <w:b/>
          <w:i w:val="0"/>
          <w:color w:val="auto"/>
          <w:sz w:val="24"/>
          <w:szCs w:val="24"/>
        </w:rPr>
        <w:fldChar w:fldCharType="end"/>
      </w:r>
      <w:r w:rsidRPr="00A72C27">
        <w:rPr>
          <w:i w:val="0"/>
          <w:color w:val="auto"/>
          <w:sz w:val="24"/>
          <w:szCs w:val="24"/>
        </w:rPr>
        <w:t>- Seção página Início</w:t>
      </w:r>
      <w:bookmarkEnd w:id="35"/>
    </w:p>
    <w:p w14:paraId="187B9BCC" w14:textId="78EE7A1C" w:rsidR="00E35763" w:rsidRPr="00876188" w:rsidRDefault="00876188" w:rsidP="007D3984">
      <w:pPr>
        <w:pStyle w:val="Legenda"/>
        <w:keepNext/>
        <w:jc w:val="center"/>
        <w:rPr>
          <w:bCs/>
          <w:sz w:val="22"/>
          <w:szCs w:val="22"/>
        </w:rPr>
      </w:pPr>
      <w:r>
        <w:rPr>
          <w:iCs w:val="0"/>
          <w:noProof/>
          <w:color w:val="auto"/>
          <w:sz w:val="24"/>
          <w:szCs w:val="24"/>
        </w:rPr>
        <w:drawing>
          <wp:inline distT="0" distB="0" distL="0" distR="0" wp14:anchorId="64BE63D9" wp14:editId="7A69BCB2">
            <wp:extent cx="4518187" cy="252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187" cy="2520000"/>
                    </a:xfrm>
                    <a:prstGeom prst="rect">
                      <a:avLst/>
                    </a:prstGeom>
                    <a:noFill/>
                    <a:ln>
                      <a:noFill/>
                    </a:ln>
                  </pic:spPr>
                </pic:pic>
              </a:graphicData>
            </a:graphic>
          </wp:inline>
        </w:drawing>
      </w:r>
    </w:p>
    <w:p w14:paraId="6F83985E" w14:textId="6D39003F" w:rsidR="00876188" w:rsidRDefault="00AB49A7" w:rsidP="00A72C27">
      <w:pPr>
        <w:jc w:val="center"/>
        <w:rPr>
          <w:rFonts w:ascii="Arial" w:hAnsi="Arial" w:cs="Arial"/>
        </w:rPr>
      </w:pPr>
      <w:r w:rsidRPr="00AB49A7">
        <w:rPr>
          <w:rFonts w:ascii="Arial" w:hAnsi="Arial" w:cs="Arial"/>
        </w:rPr>
        <w:t>Fonte: Autoria próp</w:t>
      </w:r>
      <w:r w:rsidR="00876188">
        <w:rPr>
          <w:rFonts w:ascii="Arial" w:hAnsi="Arial" w:cs="Arial"/>
        </w:rPr>
        <w:t>r</w:t>
      </w:r>
      <w:r w:rsidRPr="00AB49A7">
        <w:rPr>
          <w:rFonts w:ascii="Arial" w:hAnsi="Arial" w:cs="Arial"/>
        </w:rPr>
        <w:t>i</w:t>
      </w:r>
      <w:r w:rsidR="007D3984">
        <w:rPr>
          <w:rFonts w:ascii="Arial" w:hAnsi="Arial" w:cs="Arial"/>
        </w:rPr>
        <w:t>a</w:t>
      </w:r>
    </w:p>
    <w:p w14:paraId="3ECB6B8B" w14:textId="1CE99AAD" w:rsidR="00A72C27" w:rsidRDefault="00A72C27" w:rsidP="00A72C27">
      <w:pPr>
        <w:jc w:val="center"/>
        <w:rPr>
          <w:rFonts w:ascii="Arial" w:hAnsi="Arial" w:cs="Arial"/>
        </w:rPr>
      </w:pPr>
    </w:p>
    <w:p w14:paraId="48DF96E5" w14:textId="44ACA3EF" w:rsidR="00A72C27" w:rsidRDefault="00A72C27" w:rsidP="00A72C27">
      <w:pPr>
        <w:jc w:val="center"/>
        <w:rPr>
          <w:rFonts w:ascii="Arial" w:hAnsi="Arial" w:cs="Arial"/>
        </w:rPr>
      </w:pPr>
    </w:p>
    <w:p w14:paraId="2E19F260" w14:textId="34740B97" w:rsidR="00A72C27" w:rsidRDefault="00A72C27" w:rsidP="00A72C27">
      <w:pPr>
        <w:jc w:val="center"/>
        <w:rPr>
          <w:rFonts w:ascii="Arial" w:hAnsi="Arial" w:cs="Arial"/>
        </w:rPr>
      </w:pPr>
    </w:p>
    <w:p w14:paraId="62ED7AF7" w14:textId="4B935123" w:rsidR="00A72C27" w:rsidRDefault="00A72C27" w:rsidP="00A72C27">
      <w:pPr>
        <w:jc w:val="center"/>
        <w:rPr>
          <w:rFonts w:ascii="Arial" w:hAnsi="Arial" w:cs="Arial"/>
        </w:rPr>
      </w:pPr>
    </w:p>
    <w:p w14:paraId="6D9C8BC5" w14:textId="29AAFF87" w:rsidR="00A72C27" w:rsidRDefault="00A72C27" w:rsidP="00A72C27">
      <w:pPr>
        <w:jc w:val="center"/>
        <w:rPr>
          <w:rFonts w:ascii="Arial" w:hAnsi="Arial" w:cs="Arial"/>
        </w:rPr>
      </w:pPr>
    </w:p>
    <w:p w14:paraId="2019945E" w14:textId="105DA814" w:rsidR="00A72C27" w:rsidRDefault="00A72C27" w:rsidP="00A72C27">
      <w:pPr>
        <w:jc w:val="center"/>
        <w:rPr>
          <w:rFonts w:ascii="Arial" w:hAnsi="Arial" w:cs="Arial"/>
        </w:rPr>
      </w:pPr>
    </w:p>
    <w:p w14:paraId="7405B724" w14:textId="1A4FE2E8" w:rsidR="00A72C27" w:rsidRDefault="00A72C27" w:rsidP="00A72C27">
      <w:pPr>
        <w:jc w:val="center"/>
        <w:rPr>
          <w:rFonts w:ascii="Arial" w:hAnsi="Arial" w:cs="Arial"/>
        </w:rPr>
      </w:pPr>
    </w:p>
    <w:p w14:paraId="05C09775" w14:textId="487F0752" w:rsidR="00A72C27" w:rsidRDefault="00A72C27" w:rsidP="00A72C27">
      <w:pPr>
        <w:jc w:val="center"/>
        <w:rPr>
          <w:rFonts w:ascii="Arial" w:hAnsi="Arial" w:cs="Arial"/>
        </w:rPr>
      </w:pPr>
    </w:p>
    <w:p w14:paraId="4C48A7E2" w14:textId="1A5D73CD" w:rsidR="00A72C27" w:rsidRDefault="00A72C27" w:rsidP="00A72C27">
      <w:pPr>
        <w:jc w:val="center"/>
        <w:rPr>
          <w:rFonts w:ascii="Arial" w:hAnsi="Arial" w:cs="Arial"/>
        </w:rPr>
      </w:pPr>
    </w:p>
    <w:p w14:paraId="0E304C21" w14:textId="6DE53A7E" w:rsidR="00A72C27" w:rsidRDefault="00A72C27" w:rsidP="00A72C27">
      <w:pPr>
        <w:jc w:val="center"/>
        <w:rPr>
          <w:rFonts w:ascii="Arial" w:hAnsi="Arial" w:cs="Arial"/>
        </w:rPr>
      </w:pPr>
    </w:p>
    <w:p w14:paraId="0E01EFEF" w14:textId="7B5E568C" w:rsidR="00A72C27" w:rsidRDefault="00A72C27" w:rsidP="00A72C27">
      <w:pPr>
        <w:jc w:val="center"/>
        <w:rPr>
          <w:rFonts w:ascii="Arial" w:hAnsi="Arial" w:cs="Arial"/>
        </w:rPr>
      </w:pPr>
    </w:p>
    <w:p w14:paraId="6D2B37EF" w14:textId="2E0DCE6D" w:rsidR="00A72C27" w:rsidRDefault="00A72C27" w:rsidP="00A72C27">
      <w:pPr>
        <w:jc w:val="center"/>
        <w:rPr>
          <w:rFonts w:ascii="Arial" w:hAnsi="Arial" w:cs="Arial"/>
        </w:rPr>
      </w:pPr>
    </w:p>
    <w:p w14:paraId="62B4F626" w14:textId="535405BE" w:rsidR="00A72C27" w:rsidRDefault="00A72C27" w:rsidP="00A72C27">
      <w:pPr>
        <w:jc w:val="center"/>
        <w:rPr>
          <w:rFonts w:ascii="Arial" w:hAnsi="Arial" w:cs="Arial"/>
        </w:rPr>
      </w:pPr>
    </w:p>
    <w:p w14:paraId="596D201D" w14:textId="4A75ED6C" w:rsidR="00A72C27" w:rsidRDefault="00A72C27" w:rsidP="00A72C27">
      <w:pPr>
        <w:jc w:val="center"/>
        <w:rPr>
          <w:rFonts w:ascii="Arial" w:hAnsi="Arial" w:cs="Arial"/>
        </w:rPr>
      </w:pPr>
    </w:p>
    <w:p w14:paraId="29222FDD" w14:textId="1F92ECC8" w:rsidR="00A72C27" w:rsidRDefault="00A72C27" w:rsidP="00A72C27">
      <w:pPr>
        <w:jc w:val="center"/>
        <w:rPr>
          <w:rFonts w:ascii="Arial" w:hAnsi="Arial" w:cs="Arial"/>
        </w:rPr>
      </w:pPr>
    </w:p>
    <w:p w14:paraId="629270AC" w14:textId="26F96348" w:rsidR="00A72C27" w:rsidRDefault="00A72C27" w:rsidP="00A72C27">
      <w:pPr>
        <w:jc w:val="center"/>
        <w:rPr>
          <w:rFonts w:ascii="Arial" w:hAnsi="Arial" w:cs="Arial"/>
        </w:rPr>
      </w:pPr>
    </w:p>
    <w:p w14:paraId="22187217" w14:textId="77777777" w:rsidR="00E35763" w:rsidRDefault="00E35763" w:rsidP="00A72C27">
      <w:pPr>
        <w:pStyle w:val="Corpodetexto"/>
        <w:rPr>
          <w:b/>
          <w:noProof/>
          <w:lang w:eastAsia="pt-BR"/>
        </w:rPr>
      </w:pPr>
    </w:p>
    <w:p w14:paraId="4A051FD1" w14:textId="19A150D9" w:rsidR="00A72C27" w:rsidRPr="00A72C27" w:rsidRDefault="00A72C27" w:rsidP="00A72C27">
      <w:pPr>
        <w:pStyle w:val="Legenda"/>
        <w:keepNext/>
        <w:jc w:val="center"/>
        <w:rPr>
          <w:i w:val="0"/>
          <w:color w:val="auto"/>
          <w:sz w:val="24"/>
          <w:szCs w:val="24"/>
        </w:rPr>
      </w:pPr>
      <w:bookmarkStart w:id="36" w:name="_Toc132206700"/>
      <w:r w:rsidRPr="00A72C27">
        <w:rPr>
          <w:b/>
          <w:i w:val="0"/>
          <w:color w:val="auto"/>
          <w:sz w:val="24"/>
          <w:szCs w:val="24"/>
        </w:rPr>
        <w:lastRenderedPageBreak/>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8</w:t>
      </w:r>
      <w:r w:rsidRPr="00A72C27">
        <w:rPr>
          <w:b/>
          <w:i w:val="0"/>
          <w:color w:val="auto"/>
          <w:sz w:val="24"/>
          <w:szCs w:val="24"/>
        </w:rPr>
        <w:fldChar w:fldCharType="end"/>
      </w:r>
      <w:r w:rsidRPr="00A72C27">
        <w:rPr>
          <w:i w:val="0"/>
          <w:color w:val="auto"/>
          <w:sz w:val="24"/>
          <w:szCs w:val="24"/>
        </w:rPr>
        <w:t xml:space="preserve"> - Seção página Categoria</w:t>
      </w:r>
      <w:bookmarkEnd w:id="36"/>
    </w:p>
    <w:p w14:paraId="263E3D2A" w14:textId="62AC3497" w:rsidR="00E35763" w:rsidRDefault="00876188" w:rsidP="007D3984">
      <w:pPr>
        <w:pStyle w:val="Corpodetexto"/>
        <w:ind w:firstLine="708"/>
        <w:jc w:val="center"/>
        <w:rPr>
          <w:b/>
          <w:noProof/>
          <w:lang w:eastAsia="pt-BR"/>
        </w:rPr>
      </w:pPr>
      <w:r>
        <w:rPr>
          <w:noProof/>
          <w:lang w:eastAsia="pt-BR"/>
        </w:rPr>
        <w:drawing>
          <wp:inline distT="0" distB="0" distL="0" distR="0" wp14:anchorId="0A54A8C2" wp14:editId="406C7720">
            <wp:extent cx="3665090" cy="576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090" cy="5760000"/>
                    </a:xfrm>
                    <a:prstGeom prst="rect">
                      <a:avLst/>
                    </a:prstGeom>
                    <a:noFill/>
                    <a:ln>
                      <a:noFill/>
                    </a:ln>
                  </pic:spPr>
                </pic:pic>
              </a:graphicData>
            </a:graphic>
          </wp:inline>
        </w:drawing>
      </w:r>
    </w:p>
    <w:p w14:paraId="56067660" w14:textId="1C22CEB5" w:rsidR="00AB49A7" w:rsidRDefault="00AB49A7" w:rsidP="00AB49A7">
      <w:pPr>
        <w:jc w:val="center"/>
        <w:rPr>
          <w:rFonts w:ascii="Arial" w:hAnsi="Arial" w:cs="Arial"/>
        </w:rPr>
      </w:pPr>
      <w:r w:rsidRPr="00AB49A7">
        <w:rPr>
          <w:rFonts w:ascii="Arial" w:hAnsi="Arial" w:cs="Arial"/>
        </w:rPr>
        <w:t>Fonte: Autoria próp</w:t>
      </w:r>
      <w:r w:rsidR="00876188">
        <w:rPr>
          <w:rFonts w:ascii="Arial" w:hAnsi="Arial" w:cs="Arial"/>
        </w:rPr>
        <w:t>r</w:t>
      </w:r>
      <w:r w:rsidRPr="00AB49A7">
        <w:rPr>
          <w:rFonts w:ascii="Arial" w:hAnsi="Arial" w:cs="Arial"/>
        </w:rPr>
        <w:t>ia</w:t>
      </w:r>
    </w:p>
    <w:p w14:paraId="7E60C58D" w14:textId="61879D38" w:rsidR="007D3984" w:rsidRDefault="007D3984" w:rsidP="00AB49A7">
      <w:pPr>
        <w:jc w:val="center"/>
        <w:rPr>
          <w:rFonts w:ascii="Arial" w:hAnsi="Arial" w:cs="Arial"/>
        </w:rPr>
      </w:pPr>
    </w:p>
    <w:p w14:paraId="2AA755DF" w14:textId="70960E65" w:rsidR="007D3984" w:rsidRDefault="007D3984" w:rsidP="00AB49A7">
      <w:pPr>
        <w:jc w:val="center"/>
        <w:rPr>
          <w:rFonts w:ascii="Arial" w:hAnsi="Arial" w:cs="Arial"/>
        </w:rPr>
      </w:pPr>
    </w:p>
    <w:p w14:paraId="47B33659" w14:textId="4138BF56" w:rsidR="007D3984" w:rsidRDefault="007D3984" w:rsidP="00AB49A7">
      <w:pPr>
        <w:jc w:val="center"/>
        <w:rPr>
          <w:rFonts w:ascii="Arial" w:hAnsi="Arial" w:cs="Arial"/>
        </w:rPr>
      </w:pPr>
    </w:p>
    <w:p w14:paraId="39111943" w14:textId="60030311" w:rsidR="007D3984" w:rsidRDefault="007D3984" w:rsidP="00AB49A7">
      <w:pPr>
        <w:jc w:val="center"/>
        <w:rPr>
          <w:rFonts w:ascii="Arial" w:hAnsi="Arial" w:cs="Arial"/>
        </w:rPr>
      </w:pPr>
    </w:p>
    <w:p w14:paraId="6E999A4F" w14:textId="15C1C190" w:rsidR="007D3984" w:rsidRDefault="007D3984" w:rsidP="00AB49A7">
      <w:pPr>
        <w:jc w:val="center"/>
        <w:rPr>
          <w:rFonts w:ascii="Arial" w:hAnsi="Arial" w:cs="Arial"/>
        </w:rPr>
      </w:pPr>
    </w:p>
    <w:p w14:paraId="452B6457" w14:textId="7B9B2029" w:rsidR="007D3984" w:rsidRDefault="007D3984" w:rsidP="00AB49A7">
      <w:pPr>
        <w:jc w:val="center"/>
        <w:rPr>
          <w:rFonts w:ascii="Arial" w:hAnsi="Arial" w:cs="Arial"/>
        </w:rPr>
      </w:pPr>
    </w:p>
    <w:p w14:paraId="092DC0AE" w14:textId="77777777" w:rsidR="00A72C27" w:rsidRDefault="00A72C27" w:rsidP="00AB49A7">
      <w:pPr>
        <w:jc w:val="center"/>
        <w:rPr>
          <w:rFonts w:ascii="Arial" w:hAnsi="Arial" w:cs="Arial"/>
        </w:rPr>
      </w:pPr>
    </w:p>
    <w:p w14:paraId="3FA8427C" w14:textId="77777777" w:rsidR="00876188" w:rsidRDefault="00876188" w:rsidP="00A72C27">
      <w:pPr>
        <w:pStyle w:val="Corpodetexto"/>
      </w:pPr>
    </w:p>
    <w:p w14:paraId="23122121" w14:textId="465D2624" w:rsidR="00A72C27" w:rsidRPr="00A72C27" w:rsidRDefault="00A72C27" w:rsidP="00A72C27">
      <w:pPr>
        <w:pStyle w:val="Legenda"/>
        <w:keepNext/>
        <w:jc w:val="center"/>
        <w:rPr>
          <w:i w:val="0"/>
          <w:color w:val="auto"/>
          <w:sz w:val="24"/>
          <w:szCs w:val="24"/>
        </w:rPr>
      </w:pPr>
      <w:bookmarkStart w:id="37" w:name="_Toc132206701"/>
      <w:r w:rsidRPr="00A72C27">
        <w:rPr>
          <w:b/>
          <w:i w:val="0"/>
          <w:color w:val="auto"/>
          <w:sz w:val="24"/>
          <w:szCs w:val="24"/>
        </w:rPr>
        <w:lastRenderedPageBreak/>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9</w:t>
      </w:r>
      <w:r w:rsidRPr="00A72C27">
        <w:rPr>
          <w:b/>
          <w:i w:val="0"/>
          <w:color w:val="auto"/>
          <w:sz w:val="24"/>
          <w:szCs w:val="24"/>
        </w:rPr>
        <w:fldChar w:fldCharType="end"/>
      </w:r>
      <w:r w:rsidRPr="00A72C27">
        <w:rPr>
          <w:b/>
          <w:i w:val="0"/>
          <w:color w:val="auto"/>
          <w:sz w:val="24"/>
          <w:szCs w:val="24"/>
        </w:rPr>
        <w:t xml:space="preserve"> </w:t>
      </w:r>
      <w:r w:rsidRPr="00A72C27">
        <w:rPr>
          <w:i w:val="0"/>
          <w:color w:val="auto"/>
          <w:sz w:val="24"/>
          <w:szCs w:val="24"/>
        </w:rPr>
        <w:t>- Seção página Categoria(links na descrição)</w:t>
      </w:r>
      <w:bookmarkEnd w:id="37"/>
    </w:p>
    <w:p w14:paraId="6D91B2F6" w14:textId="797F88A7" w:rsidR="00876188" w:rsidRDefault="00876188" w:rsidP="00876188">
      <w:pPr>
        <w:pStyle w:val="Corpodetexto"/>
        <w:ind w:firstLine="708"/>
        <w:jc w:val="center"/>
      </w:pPr>
      <w:r>
        <w:rPr>
          <w:noProof/>
        </w:rPr>
        <w:drawing>
          <wp:inline distT="0" distB="0" distL="0" distR="0" wp14:anchorId="794E186B" wp14:editId="465E59BD">
            <wp:extent cx="2476377" cy="324000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377" cy="3240000"/>
                    </a:xfrm>
                    <a:prstGeom prst="rect">
                      <a:avLst/>
                    </a:prstGeom>
                    <a:noFill/>
                    <a:ln>
                      <a:noFill/>
                    </a:ln>
                  </pic:spPr>
                </pic:pic>
              </a:graphicData>
            </a:graphic>
          </wp:inline>
        </w:drawing>
      </w:r>
    </w:p>
    <w:p w14:paraId="1CBB3390" w14:textId="3ED749A7" w:rsidR="00876188" w:rsidRDefault="00876188" w:rsidP="007D3984">
      <w:pPr>
        <w:jc w:val="center"/>
        <w:rPr>
          <w:rFonts w:ascii="Arial" w:hAnsi="Arial" w:cs="Arial"/>
        </w:rPr>
      </w:pPr>
      <w:r w:rsidRPr="00AB49A7">
        <w:rPr>
          <w:rFonts w:ascii="Arial" w:hAnsi="Arial" w:cs="Arial"/>
        </w:rPr>
        <w:t>Fonte: Autoria próp</w:t>
      </w:r>
      <w:r>
        <w:rPr>
          <w:rFonts w:ascii="Arial" w:hAnsi="Arial" w:cs="Arial"/>
        </w:rPr>
        <w:t>r</w:t>
      </w:r>
      <w:r w:rsidRPr="00AB49A7">
        <w:rPr>
          <w:rFonts w:ascii="Arial" w:hAnsi="Arial" w:cs="Arial"/>
        </w:rPr>
        <w:t>ia</w:t>
      </w:r>
    </w:p>
    <w:p w14:paraId="64315AA4" w14:textId="77777777" w:rsidR="007D3984" w:rsidRDefault="007D3984" w:rsidP="007D3984">
      <w:pPr>
        <w:jc w:val="center"/>
        <w:rPr>
          <w:rFonts w:ascii="Arial" w:hAnsi="Arial" w:cs="Arial"/>
        </w:rPr>
      </w:pPr>
    </w:p>
    <w:p w14:paraId="314D2E24" w14:textId="6F8A68F2" w:rsidR="00A72C27" w:rsidRPr="00A72C27" w:rsidRDefault="00A72C27" w:rsidP="00A72C27">
      <w:pPr>
        <w:pStyle w:val="Legenda"/>
        <w:keepNext/>
        <w:jc w:val="center"/>
        <w:rPr>
          <w:i w:val="0"/>
          <w:color w:val="auto"/>
          <w:sz w:val="24"/>
          <w:szCs w:val="24"/>
        </w:rPr>
      </w:pPr>
      <w:bookmarkStart w:id="38" w:name="_Toc132206702"/>
      <w:r w:rsidRPr="00A72C27">
        <w:rPr>
          <w:b/>
          <w:i w:val="0"/>
          <w:color w:val="auto"/>
          <w:sz w:val="24"/>
          <w:szCs w:val="24"/>
        </w:rPr>
        <w:t xml:space="preserve">Figura </w:t>
      </w:r>
      <w:r w:rsidRPr="00A72C27">
        <w:rPr>
          <w:b/>
          <w:i w:val="0"/>
          <w:color w:val="auto"/>
          <w:sz w:val="24"/>
          <w:szCs w:val="24"/>
        </w:rPr>
        <w:fldChar w:fldCharType="begin"/>
      </w:r>
      <w:r w:rsidRPr="00A72C27">
        <w:rPr>
          <w:b/>
          <w:i w:val="0"/>
          <w:color w:val="auto"/>
          <w:sz w:val="24"/>
          <w:szCs w:val="24"/>
        </w:rPr>
        <w:instrText xml:space="preserve"> SEQ Figura \* ARABIC </w:instrText>
      </w:r>
      <w:r w:rsidRPr="00A72C27">
        <w:rPr>
          <w:b/>
          <w:i w:val="0"/>
          <w:color w:val="auto"/>
          <w:sz w:val="24"/>
          <w:szCs w:val="24"/>
        </w:rPr>
        <w:fldChar w:fldCharType="separate"/>
      </w:r>
      <w:r w:rsidR="00835525">
        <w:rPr>
          <w:b/>
          <w:i w:val="0"/>
          <w:noProof/>
          <w:color w:val="auto"/>
          <w:sz w:val="24"/>
          <w:szCs w:val="24"/>
        </w:rPr>
        <w:t>10</w:t>
      </w:r>
      <w:r w:rsidRPr="00A72C27">
        <w:rPr>
          <w:b/>
          <w:i w:val="0"/>
          <w:color w:val="auto"/>
          <w:sz w:val="24"/>
          <w:szCs w:val="24"/>
        </w:rPr>
        <w:fldChar w:fldCharType="end"/>
      </w:r>
      <w:r w:rsidRPr="00A72C27">
        <w:rPr>
          <w:i w:val="0"/>
          <w:color w:val="auto"/>
          <w:sz w:val="24"/>
          <w:szCs w:val="24"/>
        </w:rPr>
        <w:t xml:space="preserve"> - Seção página Categoria(Formulário)</w:t>
      </w:r>
      <w:bookmarkEnd w:id="38"/>
    </w:p>
    <w:p w14:paraId="0243FE97" w14:textId="77777777" w:rsidR="007D3984" w:rsidRDefault="00876188" w:rsidP="007D3984">
      <w:pPr>
        <w:jc w:val="center"/>
        <w:rPr>
          <w:rFonts w:ascii="Arial" w:hAnsi="Arial" w:cs="Arial"/>
        </w:rPr>
      </w:pPr>
      <w:r>
        <w:rPr>
          <w:noProof/>
        </w:rPr>
        <w:drawing>
          <wp:inline distT="0" distB="0" distL="0" distR="0" wp14:anchorId="0C117BD3" wp14:editId="4F50E94C">
            <wp:extent cx="4054708" cy="3960000"/>
            <wp:effectExtent l="0" t="0" r="3175"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4708" cy="3960000"/>
                    </a:xfrm>
                    <a:prstGeom prst="rect">
                      <a:avLst/>
                    </a:prstGeom>
                    <a:noFill/>
                    <a:ln>
                      <a:noFill/>
                    </a:ln>
                  </pic:spPr>
                </pic:pic>
              </a:graphicData>
            </a:graphic>
          </wp:inline>
        </w:drawing>
      </w:r>
    </w:p>
    <w:p w14:paraId="3307CC9D" w14:textId="33520968" w:rsidR="007D3984" w:rsidRDefault="00876188" w:rsidP="007D3984">
      <w:pPr>
        <w:jc w:val="center"/>
        <w:rPr>
          <w:rFonts w:ascii="Arial" w:hAnsi="Arial" w:cs="Arial"/>
        </w:rPr>
      </w:pPr>
      <w:r w:rsidRPr="00AB49A7">
        <w:rPr>
          <w:rFonts w:ascii="Arial" w:hAnsi="Arial" w:cs="Arial"/>
        </w:rPr>
        <w:t>Fonte: Autoria próp</w:t>
      </w:r>
      <w:r>
        <w:rPr>
          <w:rFonts w:ascii="Arial" w:hAnsi="Arial" w:cs="Arial"/>
        </w:rPr>
        <w:t>r</w:t>
      </w:r>
      <w:r w:rsidRPr="00AB49A7">
        <w:rPr>
          <w:rFonts w:ascii="Arial" w:hAnsi="Arial" w:cs="Arial"/>
        </w:rPr>
        <w:t>ia</w:t>
      </w:r>
    </w:p>
    <w:p w14:paraId="46E53FEE" w14:textId="77777777" w:rsidR="00876188" w:rsidRDefault="00876188" w:rsidP="00835525">
      <w:pPr>
        <w:pStyle w:val="Corpodetexto"/>
        <w:rPr>
          <w:b/>
          <w:noProof/>
          <w:lang w:eastAsia="pt-BR"/>
        </w:rPr>
      </w:pPr>
    </w:p>
    <w:p w14:paraId="0F4499B9" w14:textId="3754420C" w:rsidR="00835525" w:rsidRPr="00835525" w:rsidRDefault="00835525" w:rsidP="00835525">
      <w:pPr>
        <w:pStyle w:val="Legenda"/>
        <w:keepNext/>
        <w:jc w:val="center"/>
        <w:rPr>
          <w:i w:val="0"/>
          <w:color w:val="auto"/>
          <w:sz w:val="24"/>
          <w:szCs w:val="24"/>
        </w:rPr>
      </w:pPr>
      <w:bookmarkStart w:id="39" w:name="_Toc132206703"/>
      <w:r w:rsidRPr="00835525">
        <w:rPr>
          <w:b/>
          <w:i w:val="0"/>
          <w:color w:val="auto"/>
          <w:sz w:val="24"/>
          <w:szCs w:val="24"/>
        </w:rPr>
        <w:t xml:space="preserve">Figura </w:t>
      </w:r>
      <w:r w:rsidRPr="00835525">
        <w:rPr>
          <w:b/>
          <w:i w:val="0"/>
          <w:color w:val="auto"/>
          <w:sz w:val="24"/>
          <w:szCs w:val="24"/>
        </w:rPr>
        <w:fldChar w:fldCharType="begin"/>
      </w:r>
      <w:r w:rsidRPr="00835525">
        <w:rPr>
          <w:b/>
          <w:i w:val="0"/>
          <w:color w:val="auto"/>
          <w:sz w:val="24"/>
          <w:szCs w:val="24"/>
        </w:rPr>
        <w:instrText xml:space="preserve"> SEQ Figura \* ARABIC </w:instrText>
      </w:r>
      <w:r w:rsidRPr="00835525">
        <w:rPr>
          <w:b/>
          <w:i w:val="0"/>
          <w:color w:val="auto"/>
          <w:sz w:val="24"/>
          <w:szCs w:val="24"/>
        </w:rPr>
        <w:fldChar w:fldCharType="separate"/>
      </w:r>
      <w:r>
        <w:rPr>
          <w:b/>
          <w:i w:val="0"/>
          <w:noProof/>
          <w:color w:val="auto"/>
          <w:sz w:val="24"/>
          <w:szCs w:val="24"/>
        </w:rPr>
        <w:t>11</w:t>
      </w:r>
      <w:r w:rsidRPr="00835525">
        <w:rPr>
          <w:b/>
          <w:i w:val="0"/>
          <w:color w:val="auto"/>
          <w:sz w:val="24"/>
          <w:szCs w:val="24"/>
        </w:rPr>
        <w:fldChar w:fldCharType="end"/>
      </w:r>
      <w:r w:rsidRPr="00835525">
        <w:rPr>
          <w:i w:val="0"/>
          <w:color w:val="auto"/>
          <w:sz w:val="24"/>
          <w:szCs w:val="24"/>
        </w:rPr>
        <w:t xml:space="preserve"> - Seção página Sobre Nós</w:t>
      </w:r>
      <w:bookmarkEnd w:id="39"/>
    </w:p>
    <w:p w14:paraId="414AE728" w14:textId="306251B4" w:rsidR="00876188" w:rsidRDefault="00876188" w:rsidP="00876188">
      <w:pPr>
        <w:pStyle w:val="Corpodetexto"/>
        <w:ind w:firstLine="708"/>
        <w:jc w:val="center"/>
        <w:rPr>
          <w:b/>
          <w:noProof/>
          <w:lang w:eastAsia="pt-BR"/>
        </w:rPr>
      </w:pPr>
      <w:r>
        <w:rPr>
          <w:noProof/>
        </w:rPr>
        <w:drawing>
          <wp:inline distT="0" distB="0" distL="0" distR="0" wp14:anchorId="02FE7CCF" wp14:editId="3276D2CC">
            <wp:extent cx="3933825" cy="3256971"/>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6998" cy="3367230"/>
                    </a:xfrm>
                    <a:prstGeom prst="rect">
                      <a:avLst/>
                    </a:prstGeom>
                    <a:noFill/>
                    <a:ln>
                      <a:noFill/>
                    </a:ln>
                  </pic:spPr>
                </pic:pic>
              </a:graphicData>
            </a:graphic>
          </wp:inline>
        </w:drawing>
      </w:r>
    </w:p>
    <w:p w14:paraId="1A2AE2A3" w14:textId="67F97948" w:rsidR="00876188" w:rsidRDefault="00876188" w:rsidP="00876188">
      <w:pPr>
        <w:jc w:val="center"/>
        <w:rPr>
          <w:rFonts w:ascii="Arial" w:hAnsi="Arial" w:cs="Arial"/>
        </w:rPr>
      </w:pPr>
      <w:r w:rsidRPr="00AB49A7">
        <w:rPr>
          <w:rFonts w:ascii="Arial" w:hAnsi="Arial" w:cs="Arial"/>
        </w:rPr>
        <w:t>Fonte: Autoria próp</w:t>
      </w:r>
      <w:r>
        <w:rPr>
          <w:rFonts w:ascii="Arial" w:hAnsi="Arial" w:cs="Arial"/>
        </w:rPr>
        <w:t>r</w:t>
      </w:r>
      <w:r w:rsidRPr="00AB49A7">
        <w:rPr>
          <w:rFonts w:ascii="Arial" w:hAnsi="Arial" w:cs="Arial"/>
        </w:rPr>
        <w:t>ia</w:t>
      </w:r>
    </w:p>
    <w:p w14:paraId="086BA425" w14:textId="77777777" w:rsidR="00876188" w:rsidRDefault="00876188" w:rsidP="00835525">
      <w:pPr>
        <w:pStyle w:val="Corpodetexto"/>
      </w:pPr>
    </w:p>
    <w:p w14:paraId="68670CD6" w14:textId="75BE6399" w:rsidR="00835525" w:rsidRPr="00835525" w:rsidRDefault="00835525" w:rsidP="00835525">
      <w:pPr>
        <w:pStyle w:val="Legenda"/>
        <w:keepNext/>
        <w:jc w:val="center"/>
        <w:rPr>
          <w:i w:val="0"/>
          <w:color w:val="auto"/>
          <w:sz w:val="24"/>
          <w:szCs w:val="24"/>
        </w:rPr>
      </w:pPr>
      <w:bookmarkStart w:id="40" w:name="_Toc132206704"/>
      <w:r w:rsidRPr="00835525">
        <w:rPr>
          <w:b/>
          <w:i w:val="0"/>
          <w:color w:val="auto"/>
          <w:sz w:val="24"/>
          <w:szCs w:val="24"/>
        </w:rPr>
        <w:t xml:space="preserve">Figura </w:t>
      </w:r>
      <w:r w:rsidRPr="00835525">
        <w:rPr>
          <w:b/>
          <w:i w:val="0"/>
          <w:color w:val="auto"/>
          <w:sz w:val="24"/>
          <w:szCs w:val="24"/>
        </w:rPr>
        <w:fldChar w:fldCharType="begin"/>
      </w:r>
      <w:r w:rsidRPr="00835525">
        <w:rPr>
          <w:b/>
          <w:i w:val="0"/>
          <w:color w:val="auto"/>
          <w:sz w:val="24"/>
          <w:szCs w:val="24"/>
        </w:rPr>
        <w:instrText xml:space="preserve"> SEQ Figura \* ARABIC </w:instrText>
      </w:r>
      <w:r w:rsidRPr="00835525">
        <w:rPr>
          <w:b/>
          <w:i w:val="0"/>
          <w:color w:val="auto"/>
          <w:sz w:val="24"/>
          <w:szCs w:val="24"/>
        </w:rPr>
        <w:fldChar w:fldCharType="separate"/>
      </w:r>
      <w:r>
        <w:rPr>
          <w:b/>
          <w:i w:val="0"/>
          <w:noProof/>
          <w:color w:val="auto"/>
          <w:sz w:val="24"/>
          <w:szCs w:val="24"/>
        </w:rPr>
        <w:t>12</w:t>
      </w:r>
      <w:r w:rsidRPr="00835525">
        <w:rPr>
          <w:b/>
          <w:i w:val="0"/>
          <w:color w:val="auto"/>
          <w:sz w:val="24"/>
          <w:szCs w:val="24"/>
        </w:rPr>
        <w:fldChar w:fldCharType="end"/>
      </w:r>
      <w:r w:rsidRPr="00835525">
        <w:rPr>
          <w:i w:val="0"/>
          <w:color w:val="auto"/>
          <w:sz w:val="24"/>
          <w:szCs w:val="24"/>
        </w:rPr>
        <w:t xml:space="preserve"> - Seção página Sobre Nós(Formulário)</w:t>
      </w:r>
      <w:bookmarkEnd w:id="40"/>
    </w:p>
    <w:p w14:paraId="50B21E64" w14:textId="4902B878" w:rsidR="00876188" w:rsidRDefault="00876188" w:rsidP="00876188">
      <w:pPr>
        <w:pStyle w:val="Corpodetexto"/>
        <w:ind w:firstLine="708"/>
        <w:jc w:val="center"/>
      </w:pPr>
      <w:r>
        <w:rPr>
          <w:noProof/>
        </w:rPr>
        <w:drawing>
          <wp:inline distT="0" distB="0" distL="0" distR="0" wp14:anchorId="01583BDB" wp14:editId="27D53710">
            <wp:extent cx="4403725" cy="40836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725" cy="4083685"/>
                    </a:xfrm>
                    <a:prstGeom prst="rect">
                      <a:avLst/>
                    </a:prstGeom>
                    <a:noFill/>
                    <a:ln>
                      <a:noFill/>
                    </a:ln>
                  </pic:spPr>
                </pic:pic>
              </a:graphicData>
            </a:graphic>
          </wp:inline>
        </w:drawing>
      </w:r>
    </w:p>
    <w:p w14:paraId="2EDB1C9E" w14:textId="658EB5ED" w:rsidR="00E35763" w:rsidRPr="007D3984" w:rsidRDefault="00876188" w:rsidP="007D3984">
      <w:pPr>
        <w:jc w:val="center"/>
        <w:rPr>
          <w:rFonts w:ascii="Arial" w:hAnsi="Arial" w:cs="Arial"/>
        </w:rPr>
      </w:pPr>
      <w:r w:rsidRPr="00AB49A7">
        <w:rPr>
          <w:rFonts w:ascii="Arial" w:hAnsi="Arial" w:cs="Arial"/>
        </w:rPr>
        <w:t>Fonte: Autoria próp</w:t>
      </w:r>
      <w:r>
        <w:rPr>
          <w:rFonts w:ascii="Arial" w:hAnsi="Arial" w:cs="Arial"/>
        </w:rPr>
        <w:t>r</w:t>
      </w:r>
      <w:r w:rsidRPr="00AB49A7">
        <w:rPr>
          <w:rFonts w:ascii="Arial" w:hAnsi="Arial" w:cs="Arial"/>
        </w:rPr>
        <w:t>i</w:t>
      </w:r>
      <w:r w:rsidR="007D3984">
        <w:rPr>
          <w:rFonts w:ascii="Arial" w:hAnsi="Arial" w:cs="Arial"/>
        </w:rPr>
        <w:t>a</w:t>
      </w:r>
    </w:p>
    <w:p w14:paraId="6764713C" w14:textId="4E34E3BD" w:rsidR="00E35763" w:rsidRDefault="00E35763" w:rsidP="00C467F2">
      <w:pPr>
        <w:pStyle w:val="Corpodetexto"/>
        <w:ind w:firstLine="708"/>
        <w:outlineLvl w:val="1"/>
        <w:rPr>
          <w:b/>
          <w:noProof/>
          <w:lang w:eastAsia="pt-BR"/>
        </w:rPr>
      </w:pPr>
      <w:bookmarkStart w:id="41" w:name="_Toc132208077"/>
      <w:r>
        <w:rPr>
          <w:b/>
          <w:noProof/>
          <w:lang w:eastAsia="pt-BR"/>
        </w:rPr>
        <w:lastRenderedPageBreak/>
        <w:t>5.4</w:t>
      </w:r>
      <w:r w:rsidRPr="00C52EB7">
        <w:rPr>
          <w:b/>
          <w:noProof/>
          <w:lang w:eastAsia="pt-BR"/>
        </w:rPr>
        <w:t xml:space="preserve"> PROTÓTIPO DO SISTEMA</w:t>
      </w:r>
      <w:bookmarkStart w:id="42" w:name="_Toc365398613"/>
      <w:bookmarkEnd w:id="41"/>
    </w:p>
    <w:p w14:paraId="5E1199E8" w14:textId="77777777" w:rsidR="007D3984" w:rsidRPr="007D3984" w:rsidRDefault="007D3984" w:rsidP="007D3984">
      <w:pPr>
        <w:pStyle w:val="Corpodetexto"/>
        <w:ind w:firstLine="708"/>
        <w:rPr>
          <w:b/>
          <w:noProof/>
          <w:lang w:eastAsia="pt-BR"/>
        </w:rPr>
      </w:pPr>
    </w:p>
    <w:p w14:paraId="282F2000" w14:textId="43CEC0DC" w:rsidR="00835525" w:rsidRPr="00835525" w:rsidRDefault="00835525" w:rsidP="00835525">
      <w:pPr>
        <w:pStyle w:val="Legenda"/>
        <w:keepNext/>
        <w:jc w:val="center"/>
        <w:rPr>
          <w:i w:val="0"/>
          <w:color w:val="auto"/>
          <w:sz w:val="24"/>
          <w:szCs w:val="24"/>
        </w:rPr>
      </w:pPr>
      <w:bookmarkStart w:id="43" w:name="_Toc132206705"/>
      <w:r w:rsidRPr="00835525">
        <w:rPr>
          <w:b/>
          <w:i w:val="0"/>
          <w:color w:val="auto"/>
          <w:sz w:val="24"/>
          <w:szCs w:val="24"/>
        </w:rPr>
        <w:t xml:space="preserve">Figura </w:t>
      </w:r>
      <w:r w:rsidRPr="00835525">
        <w:rPr>
          <w:b/>
          <w:i w:val="0"/>
          <w:color w:val="auto"/>
          <w:sz w:val="24"/>
          <w:szCs w:val="24"/>
        </w:rPr>
        <w:fldChar w:fldCharType="begin"/>
      </w:r>
      <w:r w:rsidRPr="00835525">
        <w:rPr>
          <w:b/>
          <w:i w:val="0"/>
          <w:color w:val="auto"/>
          <w:sz w:val="24"/>
          <w:szCs w:val="24"/>
        </w:rPr>
        <w:instrText xml:space="preserve"> SEQ Figura \* ARABIC </w:instrText>
      </w:r>
      <w:r w:rsidRPr="00835525">
        <w:rPr>
          <w:b/>
          <w:i w:val="0"/>
          <w:color w:val="auto"/>
          <w:sz w:val="24"/>
          <w:szCs w:val="24"/>
        </w:rPr>
        <w:fldChar w:fldCharType="separate"/>
      </w:r>
      <w:r>
        <w:rPr>
          <w:b/>
          <w:i w:val="0"/>
          <w:noProof/>
          <w:color w:val="auto"/>
          <w:sz w:val="24"/>
          <w:szCs w:val="24"/>
        </w:rPr>
        <w:t>13</w:t>
      </w:r>
      <w:r w:rsidRPr="00835525">
        <w:rPr>
          <w:b/>
          <w:i w:val="0"/>
          <w:color w:val="auto"/>
          <w:sz w:val="24"/>
          <w:szCs w:val="24"/>
        </w:rPr>
        <w:fldChar w:fldCharType="end"/>
      </w:r>
      <w:r w:rsidRPr="00835525">
        <w:rPr>
          <w:i w:val="0"/>
          <w:color w:val="auto"/>
          <w:sz w:val="24"/>
          <w:szCs w:val="24"/>
        </w:rPr>
        <w:t xml:space="preserve"> - Protótipo tela Início</w:t>
      </w:r>
      <w:bookmarkEnd w:id="43"/>
    </w:p>
    <w:p w14:paraId="524591E1" w14:textId="65A9E68F" w:rsidR="00E35763" w:rsidRDefault="00726917" w:rsidP="00440C7C">
      <w:pPr>
        <w:spacing w:after="0" w:line="360" w:lineRule="auto"/>
        <w:jc w:val="center"/>
        <w:rPr>
          <w:rFonts w:ascii="Arial" w:hAnsi="Arial" w:cs="Arial"/>
          <w:sz w:val="24"/>
          <w:szCs w:val="24"/>
        </w:rPr>
      </w:pPr>
      <w:r>
        <w:rPr>
          <w:noProof/>
          <w:lang w:eastAsia="pt-BR"/>
        </w:rPr>
        <w:drawing>
          <wp:inline distT="0" distB="0" distL="0" distR="0" wp14:anchorId="20786A0D" wp14:editId="7BA79689">
            <wp:extent cx="4873686" cy="2520000"/>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686" cy="2520000"/>
                    </a:xfrm>
                    <a:prstGeom prst="rect">
                      <a:avLst/>
                    </a:prstGeom>
                    <a:noFill/>
                    <a:ln>
                      <a:noFill/>
                    </a:ln>
                  </pic:spPr>
                </pic:pic>
              </a:graphicData>
            </a:graphic>
          </wp:inline>
        </w:drawing>
      </w:r>
    </w:p>
    <w:p w14:paraId="597962B2" w14:textId="3B00A0C0" w:rsidR="00546FE7" w:rsidRPr="007D3984" w:rsidRDefault="00546FE7" w:rsidP="007D3984">
      <w:pPr>
        <w:keepNext/>
        <w:spacing w:after="0" w:line="360" w:lineRule="auto"/>
        <w:ind w:left="1276"/>
        <w:jc w:val="center"/>
        <w:rPr>
          <w:rFonts w:ascii="Arial" w:hAnsi="Arial" w:cs="Arial"/>
        </w:rPr>
      </w:pPr>
      <w:r w:rsidRPr="00E45E90">
        <w:rPr>
          <w:rFonts w:ascii="Arial" w:hAnsi="Arial" w:cs="Arial"/>
        </w:rPr>
        <w:t>Fonte: Autoria própria</w:t>
      </w:r>
    </w:p>
    <w:p w14:paraId="7FEF06A5" w14:textId="393CB675" w:rsidR="00726917" w:rsidRDefault="00726917" w:rsidP="00726917">
      <w:pPr>
        <w:spacing w:after="0" w:line="360" w:lineRule="auto"/>
        <w:ind w:firstLine="708"/>
        <w:jc w:val="both"/>
        <w:rPr>
          <w:rFonts w:ascii="Arial" w:hAnsi="Arial" w:cs="Arial"/>
          <w:sz w:val="24"/>
          <w:szCs w:val="24"/>
          <w:lang w:val="pt-PT"/>
        </w:rPr>
      </w:pPr>
      <w:r>
        <w:rPr>
          <w:rFonts w:ascii="Arial" w:hAnsi="Arial" w:cs="Arial"/>
          <w:sz w:val="24"/>
          <w:szCs w:val="24"/>
          <w:lang w:val="pt-PT"/>
        </w:rPr>
        <w:t xml:space="preserve">A Figura </w:t>
      </w:r>
      <w:r w:rsidR="00861E06">
        <w:rPr>
          <w:rFonts w:ascii="Arial" w:hAnsi="Arial" w:cs="Arial"/>
          <w:sz w:val="24"/>
          <w:szCs w:val="24"/>
          <w:lang w:val="pt-PT"/>
        </w:rPr>
        <w:t>1</w:t>
      </w:r>
      <w:r w:rsidR="00835525">
        <w:rPr>
          <w:rFonts w:ascii="Arial" w:hAnsi="Arial" w:cs="Arial"/>
          <w:sz w:val="24"/>
          <w:szCs w:val="24"/>
          <w:lang w:val="pt-PT"/>
        </w:rPr>
        <w:t>3</w:t>
      </w:r>
      <w:r>
        <w:rPr>
          <w:rFonts w:ascii="Arial" w:hAnsi="Arial" w:cs="Arial"/>
          <w:sz w:val="24"/>
          <w:szCs w:val="24"/>
          <w:lang w:val="pt-PT"/>
        </w:rPr>
        <w:t xml:space="preserve"> apresenta a tela Início do </w:t>
      </w:r>
      <w:r>
        <w:rPr>
          <w:rFonts w:ascii="Arial" w:hAnsi="Arial" w:cs="Arial"/>
          <w:i/>
          <w:iCs/>
          <w:sz w:val="24"/>
          <w:szCs w:val="24"/>
          <w:lang w:val="pt-PT"/>
        </w:rPr>
        <w:t>website</w:t>
      </w:r>
      <w:r>
        <w:rPr>
          <w:rFonts w:ascii="Arial" w:hAnsi="Arial" w:cs="Arial"/>
          <w:sz w:val="24"/>
          <w:szCs w:val="24"/>
          <w:lang w:val="pt-PT"/>
        </w:rPr>
        <w:t xml:space="preserve"> onde haverá a exibição dos ranks dos sites mais recomendados da semana.</w:t>
      </w:r>
    </w:p>
    <w:p w14:paraId="743C08BD" w14:textId="77777777" w:rsidR="00835525" w:rsidRDefault="00835525" w:rsidP="00726917">
      <w:pPr>
        <w:spacing w:after="0" w:line="360" w:lineRule="auto"/>
        <w:ind w:firstLine="708"/>
        <w:jc w:val="both"/>
        <w:rPr>
          <w:rFonts w:ascii="Arial" w:hAnsi="Arial" w:cs="Arial"/>
          <w:sz w:val="24"/>
          <w:szCs w:val="24"/>
          <w:lang w:val="pt-PT"/>
        </w:rPr>
      </w:pPr>
    </w:p>
    <w:p w14:paraId="7CAAA222" w14:textId="4DD9F512" w:rsidR="00835525" w:rsidRPr="00835525" w:rsidRDefault="00835525" w:rsidP="00835525">
      <w:pPr>
        <w:pStyle w:val="Legenda"/>
        <w:keepNext/>
        <w:jc w:val="center"/>
        <w:rPr>
          <w:i w:val="0"/>
          <w:color w:val="auto"/>
          <w:sz w:val="24"/>
          <w:szCs w:val="24"/>
        </w:rPr>
      </w:pPr>
      <w:bookmarkStart w:id="44" w:name="_Toc132206706"/>
      <w:r w:rsidRPr="00835525">
        <w:rPr>
          <w:b/>
          <w:i w:val="0"/>
          <w:color w:val="auto"/>
          <w:sz w:val="24"/>
          <w:szCs w:val="24"/>
        </w:rPr>
        <w:t xml:space="preserve">Figura </w:t>
      </w:r>
      <w:r w:rsidRPr="00835525">
        <w:rPr>
          <w:b/>
          <w:i w:val="0"/>
          <w:color w:val="auto"/>
          <w:sz w:val="24"/>
          <w:szCs w:val="24"/>
        </w:rPr>
        <w:fldChar w:fldCharType="begin"/>
      </w:r>
      <w:r w:rsidRPr="00835525">
        <w:rPr>
          <w:b/>
          <w:i w:val="0"/>
          <w:color w:val="auto"/>
          <w:sz w:val="24"/>
          <w:szCs w:val="24"/>
        </w:rPr>
        <w:instrText xml:space="preserve"> SEQ Figura \* ARABIC </w:instrText>
      </w:r>
      <w:r w:rsidRPr="00835525">
        <w:rPr>
          <w:b/>
          <w:i w:val="0"/>
          <w:color w:val="auto"/>
          <w:sz w:val="24"/>
          <w:szCs w:val="24"/>
        </w:rPr>
        <w:fldChar w:fldCharType="separate"/>
      </w:r>
      <w:r>
        <w:rPr>
          <w:b/>
          <w:i w:val="0"/>
          <w:noProof/>
          <w:color w:val="auto"/>
          <w:sz w:val="24"/>
          <w:szCs w:val="24"/>
        </w:rPr>
        <w:t>14</w:t>
      </w:r>
      <w:r w:rsidRPr="00835525">
        <w:rPr>
          <w:b/>
          <w:i w:val="0"/>
          <w:color w:val="auto"/>
          <w:sz w:val="24"/>
          <w:szCs w:val="24"/>
        </w:rPr>
        <w:fldChar w:fldCharType="end"/>
      </w:r>
      <w:r w:rsidRPr="00835525">
        <w:rPr>
          <w:i w:val="0"/>
          <w:color w:val="auto"/>
          <w:sz w:val="24"/>
          <w:szCs w:val="24"/>
        </w:rPr>
        <w:t xml:space="preserve"> - Tela de Categoria</w:t>
      </w:r>
      <w:bookmarkEnd w:id="44"/>
    </w:p>
    <w:p w14:paraId="71E77F96" w14:textId="77777777" w:rsidR="007D3984" w:rsidRDefault="00726917" w:rsidP="007D3984">
      <w:pPr>
        <w:spacing w:after="0" w:line="360" w:lineRule="auto"/>
        <w:jc w:val="center"/>
        <w:rPr>
          <w:rFonts w:ascii="Arial" w:hAnsi="Arial" w:cs="Arial"/>
        </w:rPr>
      </w:pPr>
      <w:r>
        <w:rPr>
          <w:noProof/>
          <w:lang w:eastAsia="pt-BR"/>
        </w:rPr>
        <w:drawing>
          <wp:inline distT="0" distB="0" distL="0" distR="0" wp14:anchorId="2A6C7C8F" wp14:editId="73845192">
            <wp:extent cx="4910394" cy="2520000"/>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0394" cy="2520000"/>
                    </a:xfrm>
                    <a:prstGeom prst="rect">
                      <a:avLst/>
                    </a:prstGeom>
                    <a:noFill/>
                    <a:ln>
                      <a:noFill/>
                    </a:ln>
                  </pic:spPr>
                </pic:pic>
              </a:graphicData>
            </a:graphic>
          </wp:inline>
        </w:drawing>
      </w:r>
    </w:p>
    <w:p w14:paraId="730AFE12" w14:textId="363A33F1" w:rsidR="00546FE7" w:rsidRPr="007D3984" w:rsidRDefault="00546FE7" w:rsidP="007D3984">
      <w:pPr>
        <w:spacing w:after="0" w:line="360" w:lineRule="auto"/>
        <w:jc w:val="center"/>
        <w:rPr>
          <w:rFonts w:ascii="Arial" w:hAnsi="Arial" w:cs="Arial"/>
          <w:sz w:val="24"/>
          <w:szCs w:val="24"/>
        </w:rPr>
      </w:pPr>
      <w:r w:rsidRPr="00E45E90">
        <w:rPr>
          <w:rFonts w:ascii="Arial" w:hAnsi="Arial" w:cs="Arial"/>
        </w:rPr>
        <w:t>Fonte: Autoria própria</w:t>
      </w:r>
    </w:p>
    <w:p w14:paraId="41EEA94F" w14:textId="77777777" w:rsidR="00440C7C" w:rsidRDefault="00440C7C" w:rsidP="00440C7C">
      <w:pPr>
        <w:keepNext/>
        <w:spacing w:after="0" w:line="360" w:lineRule="auto"/>
        <w:jc w:val="center"/>
        <w:rPr>
          <w:rFonts w:ascii="Arial" w:hAnsi="Arial" w:cs="Arial"/>
        </w:rPr>
      </w:pPr>
    </w:p>
    <w:p w14:paraId="2706C38E" w14:textId="00421443" w:rsidR="00726917" w:rsidRDefault="00726917" w:rsidP="00726917">
      <w:pPr>
        <w:spacing w:line="360" w:lineRule="auto"/>
        <w:ind w:firstLine="708"/>
        <w:jc w:val="both"/>
        <w:rPr>
          <w:rFonts w:ascii="Arial" w:hAnsi="Arial" w:cs="Arial"/>
          <w:sz w:val="24"/>
          <w:szCs w:val="24"/>
          <w:lang w:val="pt-PT"/>
        </w:rPr>
      </w:pPr>
      <w:r>
        <w:rPr>
          <w:rFonts w:ascii="Arial" w:hAnsi="Arial" w:cs="Arial"/>
          <w:sz w:val="24"/>
          <w:szCs w:val="24"/>
          <w:lang w:val="pt-PT"/>
        </w:rPr>
        <w:t xml:space="preserve">A Figura </w:t>
      </w:r>
      <w:r w:rsidR="00861E06">
        <w:rPr>
          <w:rFonts w:ascii="Arial" w:hAnsi="Arial" w:cs="Arial"/>
          <w:sz w:val="24"/>
          <w:szCs w:val="24"/>
          <w:lang w:val="pt-PT"/>
        </w:rPr>
        <w:t>1</w:t>
      </w:r>
      <w:r w:rsidR="00835525">
        <w:rPr>
          <w:rFonts w:ascii="Arial" w:hAnsi="Arial" w:cs="Arial"/>
          <w:sz w:val="24"/>
          <w:szCs w:val="24"/>
          <w:lang w:val="pt-PT"/>
        </w:rPr>
        <w:t>4</w:t>
      </w:r>
      <w:r>
        <w:rPr>
          <w:rFonts w:ascii="Arial" w:hAnsi="Arial" w:cs="Arial"/>
          <w:sz w:val="24"/>
          <w:szCs w:val="24"/>
          <w:lang w:val="pt-PT"/>
        </w:rPr>
        <w:t xml:space="preserve"> apresenta a tela categoria do </w:t>
      </w:r>
      <w:r>
        <w:rPr>
          <w:rFonts w:ascii="Arial" w:hAnsi="Arial" w:cs="Arial"/>
          <w:i/>
          <w:iCs/>
          <w:sz w:val="24"/>
          <w:szCs w:val="24"/>
          <w:lang w:val="pt-PT"/>
        </w:rPr>
        <w:t>website</w:t>
      </w:r>
      <w:r>
        <w:rPr>
          <w:rFonts w:ascii="Arial" w:hAnsi="Arial" w:cs="Arial"/>
          <w:sz w:val="24"/>
          <w:szCs w:val="24"/>
          <w:lang w:val="pt-PT"/>
        </w:rPr>
        <w:t xml:space="preserve"> onde mostrará as categorias disponíveis para o cliente selecionar.</w:t>
      </w:r>
    </w:p>
    <w:p w14:paraId="22D54A7E" w14:textId="7EB8AC71" w:rsidR="00726917" w:rsidRDefault="006E0735" w:rsidP="00726917">
      <w:pPr>
        <w:pStyle w:val="Legenda"/>
        <w:keepNext/>
        <w:jc w:val="center"/>
        <w:rPr>
          <w:sz w:val="24"/>
          <w:szCs w:val="24"/>
        </w:rPr>
      </w:pPr>
      <w:r>
        <w:rPr>
          <w:sz w:val="24"/>
          <w:szCs w:val="24"/>
        </w:rPr>
        <w:br w:type="page"/>
      </w:r>
    </w:p>
    <w:p w14:paraId="30B704C6" w14:textId="23728DD5" w:rsidR="00835525" w:rsidRPr="00835525" w:rsidRDefault="00835525" w:rsidP="00835525">
      <w:pPr>
        <w:pStyle w:val="Legenda"/>
        <w:keepNext/>
        <w:jc w:val="center"/>
        <w:rPr>
          <w:i w:val="0"/>
          <w:color w:val="auto"/>
          <w:sz w:val="24"/>
          <w:szCs w:val="24"/>
        </w:rPr>
      </w:pPr>
      <w:bookmarkStart w:id="45" w:name="_Toc132206707"/>
      <w:r w:rsidRPr="00835525">
        <w:rPr>
          <w:b/>
          <w:i w:val="0"/>
          <w:color w:val="auto"/>
          <w:sz w:val="24"/>
          <w:szCs w:val="24"/>
        </w:rPr>
        <w:lastRenderedPageBreak/>
        <w:t xml:space="preserve">Figura </w:t>
      </w:r>
      <w:r w:rsidRPr="00835525">
        <w:rPr>
          <w:b/>
          <w:i w:val="0"/>
          <w:color w:val="auto"/>
          <w:sz w:val="24"/>
          <w:szCs w:val="24"/>
        </w:rPr>
        <w:fldChar w:fldCharType="begin"/>
      </w:r>
      <w:r w:rsidRPr="00835525">
        <w:rPr>
          <w:b/>
          <w:i w:val="0"/>
          <w:color w:val="auto"/>
          <w:sz w:val="24"/>
          <w:szCs w:val="24"/>
        </w:rPr>
        <w:instrText xml:space="preserve"> SEQ Figura \* ARABIC </w:instrText>
      </w:r>
      <w:r w:rsidRPr="00835525">
        <w:rPr>
          <w:b/>
          <w:i w:val="0"/>
          <w:color w:val="auto"/>
          <w:sz w:val="24"/>
          <w:szCs w:val="24"/>
        </w:rPr>
        <w:fldChar w:fldCharType="separate"/>
      </w:r>
      <w:r>
        <w:rPr>
          <w:b/>
          <w:i w:val="0"/>
          <w:noProof/>
          <w:color w:val="auto"/>
          <w:sz w:val="24"/>
          <w:szCs w:val="24"/>
        </w:rPr>
        <w:t>15</w:t>
      </w:r>
      <w:r w:rsidRPr="00835525">
        <w:rPr>
          <w:b/>
          <w:i w:val="0"/>
          <w:color w:val="auto"/>
          <w:sz w:val="24"/>
          <w:szCs w:val="24"/>
        </w:rPr>
        <w:fldChar w:fldCharType="end"/>
      </w:r>
      <w:r w:rsidRPr="00835525">
        <w:rPr>
          <w:i w:val="0"/>
          <w:color w:val="auto"/>
          <w:sz w:val="24"/>
          <w:szCs w:val="24"/>
        </w:rPr>
        <w:t xml:space="preserve"> - Sobre Nós</w:t>
      </w:r>
      <w:bookmarkEnd w:id="45"/>
    </w:p>
    <w:p w14:paraId="07B6EA92" w14:textId="50E66B2B" w:rsidR="00835525" w:rsidRDefault="00726917" w:rsidP="00726917">
      <w:pPr>
        <w:spacing w:after="0" w:line="360" w:lineRule="auto"/>
        <w:jc w:val="center"/>
      </w:pPr>
      <w:r>
        <w:rPr>
          <w:noProof/>
          <w:lang w:eastAsia="pt-BR"/>
        </w:rPr>
        <w:drawing>
          <wp:inline distT="0" distB="0" distL="0" distR="0" wp14:anchorId="24E2C879" wp14:editId="7AA43117">
            <wp:extent cx="4864336" cy="252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4336" cy="2520000"/>
                    </a:xfrm>
                    <a:prstGeom prst="rect">
                      <a:avLst/>
                    </a:prstGeom>
                    <a:noFill/>
                    <a:ln>
                      <a:noFill/>
                    </a:ln>
                  </pic:spPr>
                </pic:pic>
              </a:graphicData>
            </a:graphic>
          </wp:inline>
        </w:drawing>
      </w:r>
    </w:p>
    <w:p w14:paraId="5852165F" w14:textId="77777777" w:rsidR="00835525" w:rsidRDefault="00835525" w:rsidP="00835525">
      <w:pPr>
        <w:keepNext/>
        <w:spacing w:after="0" w:line="360" w:lineRule="auto"/>
        <w:jc w:val="center"/>
        <w:rPr>
          <w:rFonts w:ascii="Arial" w:hAnsi="Arial" w:cs="Arial"/>
        </w:rPr>
      </w:pPr>
      <w:r w:rsidRPr="00E45E90">
        <w:rPr>
          <w:rFonts w:ascii="Arial" w:hAnsi="Arial" w:cs="Arial"/>
        </w:rPr>
        <w:t>Fonte: Autoria própria</w:t>
      </w:r>
    </w:p>
    <w:p w14:paraId="17EACF3B" w14:textId="77777777" w:rsidR="00835525" w:rsidRDefault="00835525" w:rsidP="00835525">
      <w:pPr>
        <w:spacing w:after="0" w:line="360" w:lineRule="auto"/>
      </w:pPr>
    </w:p>
    <w:p w14:paraId="0F51A355" w14:textId="0A532098" w:rsidR="00835525" w:rsidRPr="00835525" w:rsidRDefault="00835525" w:rsidP="00835525">
      <w:pPr>
        <w:pStyle w:val="Legenda"/>
        <w:keepNext/>
        <w:jc w:val="center"/>
        <w:rPr>
          <w:i w:val="0"/>
          <w:color w:val="auto"/>
          <w:sz w:val="24"/>
          <w:szCs w:val="24"/>
        </w:rPr>
      </w:pPr>
      <w:bookmarkStart w:id="46" w:name="_Toc132206708"/>
      <w:r w:rsidRPr="00835525">
        <w:rPr>
          <w:b/>
          <w:i w:val="0"/>
          <w:color w:val="auto"/>
          <w:sz w:val="24"/>
          <w:szCs w:val="24"/>
        </w:rPr>
        <w:t xml:space="preserve">Figura </w:t>
      </w:r>
      <w:r w:rsidRPr="00835525">
        <w:rPr>
          <w:b/>
          <w:i w:val="0"/>
          <w:color w:val="auto"/>
          <w:sz w:val="24"/>
          <w:szCs w:val="24"/>
        </w:rPr>
        <w:fldChar w:fldCharType="begin"/>
      </w:r>
      <w:r w:rsidRPr="00835525">
        <w:rPr>
          <w:b/>
          <w:i w:val="0"/>
          <w:color w:val="auto"/>
          <w:sz w:val="24"/>
          <w:szCs w:val="24"/>
        </w:rPr>
        <w:instrText xml:space="preserve"> SEQ Figura \* ARABIC </w:instrText>
      </w:r>
      <w:r w:rsidRPr="00835525">
        <w:rPr>
          <w:b/>
          <w:i w:val="0"/>
          <w:color w:val="auto"/>
          <w:sz w:val="24"/>
          <w:szCs w:val="24"/>
        </w:rPr>
        <w:fldChar w:fldCharType="separate"/>
      </w:r>
      <w:r w:rsidRPr="00835525">
        <w:rPr>
          <w:b/>
          <w:i w:val="0"/>
          <w:noProof/>
          <w:color w:val="auto"/>
          <w:sz w:val="24"/>
          <w:szCs w:val="24"/>
        </w:rPr>
        <w:t>16</w:t>
      </w:r>
      <w:r w:rsidRPr="00835525">
        <w:rPr>
          <w:b/>
          <w:i w:val="0"/>
          <w:color w:val="auto"/>
          <w:sz w:val="24"/>
          <w:szCs w:val="24"/>
        </w:rPr>
        <w:fldChar w:fldCharType="end"/>
      </w:r>
      <w:r w:rsidRPr="00835525">
        <w:rPr>
          <w:i w:val="0"/>
          <w:color w:val="auto"/>
          <w:sz w:val="24"/>
          <w:szCs w:val="24"/>
        </w:rPr>
        <w:t xml:space="preserve"> - Sobre Nós parte 2</w:t>
      </w:r>
      <w:bookmarkEnd w:id="46"/>
    </w:p>
    <w:p w14:paraId="6B9778E5" w14:textId="468C1964" w:rsidR="00726917" w:rsidRDefault="00726917" w:rsidP="00726917">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4FAD23DD" wp14:editId="6F4DCEAA">
            <wp:extent cx="4905773" cy="252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5773" cy="2520000"/>
                    </a:xfrm>
                    <a:prstGeom prst="rect">
                      <a:avLst/>
                    </a:prstGeom>
                    <a:noFill/>
                    <a:ln>
                      <a:noFill/>
                    </a:ln>
                  </pic:spPr>
                </pic:pic>
              </a:graphicData>
            </a:graphic>
          </wp:inline>
        </w:drawing>
      </w:r>
    </w:p>
    <w:p w14:paraId="2D05E114" w14:textId="77777777" w:rsidR="00726917" w:rsidRDefault="00726917" w:rsidP="00726917">
      <w:pPr>
        <w:keepNext/>
        <w:spacing w:after="0" w:line="360" w:lineRule="auto"/>
        <w:jc w:val="center"/>
        <w:rPr>
          <w:rFonts w:ascii="Arial" w:hAnsi="Arial" w:cs="Arial"/>
        </w:rPr>
      </w:pPr>
      <w:r w:rsidRPr="00E45E90">
        <w:rPr>
          <w:rFonts w:ascii="Arial" w:hAnsi="Arial" w:cs="Arial"/>
        </w:rPr>
        <w:t>Fonte: Autoria própria</w:t>
      </w:r>
    </w:p>
    <w:p w14:paraId="559887B8" w14:textId="77777777" w:rsidR="00726917" w:rsidRDefault="00726917" w:rsidP="00726917">
      <w:pPr>
        <w:keepNext/>
        <w:spacing w:after="0" w:line="360" w:lineRule="auto"/>
        <w:jc w:val="center"/>
        <w:rPr>
          <w:rFonts w:ascii="Arial" w:hAnsi="Arial" w:cs="Arial"/>
        </w:rPr>
      </w:pPr>
    </w:p>
    <w:p w14:paraId="579B744F" w14:textId="7BEBA7EB" w:rsidR="00726917" w:rsidRDefault="00726917" w:rsidP="00726917">
      <w:pPr>
        <w:spacing w:line="360" w:lineRule="auto"/>
        <w:ind w:firstLine="708"/>
        <w:jc w:val="both"/>
        <w:rPr>
          <w:rFonts w:ascii="Arial" w:hAnsi="Arial" w:cs="Arial"/>
          <w:sz w:val="24"/>
          <w:szCs w:val="24"/>
          <w:lang w:val="pt-PT"/>
        </w:rPr>
      </w:pPr>
      <w:r>
        <w:rPr>
          <w:rFonts w:ascii="Arial" w:hAnsi="Arial" w:cs="Arial"/>
          <w:sz w:val="24"/>
          <w:szCs w:val="24"/>
          <w:lang w:val="pt-PT"/>
        </w:rPr>
        <w:t>A Figura 1</w:t>
      </w:r>
      <w:r w:rsidR="00835525">
        <w:rPr>
          <w:rFonts w:ascii="Arial" w:hAnsi="Arial" w:cs="Arial"/>
          <w:sz w:val="24"/>
          <w:szCs w:val="24"/>
          <w:lang w:val="pt-PT"/>
        </w:rPr>
        <w:t>5 e 16</w:t>
      </w:r>
      <w:r>
        <w:rPr>
          <w:rFonts w:ascii="Arial" w:hAnsi="Arial" w:cs="Arial"/>
          <w:sz w:val="24"/>
          <w:szCs w:val="24"/>
          <w:lang w:val="pt-PT"/>
        </w:rPr>
        <w:t xml:space="preserve"> apresenta a tela Sobre Nós, onde, mostrara</w:t>
      </w:r>
      <w:r w:rsidR="00F30395">
        <w:rPr>
          <w:rFonts w:ascii="Arial" w:hAnsi="Arial" w:cs="Arial"/>
          <w:sz w:val="24"/>
          <w:szCs w:val="24"/>
          <w:lang w:val="pt-PT"/>
        </w:rPr>
        <w:t xml:space="preserve"> sobre o site os objetivos e também 3 caixa de texto para que o cliente possa enviar sua opinião e melhorias.</w:t>
      </w:r>
    </w:p>
    <w:p w14:paraId="4D05B26B" w14:textId="4E6F6728" w:rsidR="006E0735" w:rsidRPr="00546FE7" w:rsidRDefault="006E0735" w:rsidP="00546FE7">
      <w:pPr>
        <w:keepNext/>
        <w:spacing w:after="0" w:line="360" w:lineRule="auto"/>
        <w:ind w:left="1276"/>
        <w:rPr>
          <w:rFonts w:ascii="Arial" w:hAnsi="Arial" w:cs="Arial"/>
        </w:rPr>
      </w:pPr>
    </w:p>
    <w:p w14:paraId="384249A9" w14:textId="1749B2DB" w:rsidR="00282EBF" w:rsidRDefault="00282EBF" w:rsidP="00282EBF">
      <w:pPr>
        <w:pStyle w:val="Ttulo1"/>
      </w:pPr>
    </w:p>
    <w:p w14:paraId="015F2CA4" w14:textId="3B404215" w:rsidR="00F30395" w:rsidRDefault="00F30395" w:rsidP="00F30395"/>
    <w:p w14:paraId="112B17A9" w14:textId="77777777" w:rsidR="007D3984" w:rsidRPr="00F30395" w:rsidRDefault="007D3984" w:rsidP="00F30395"/>
    <w:p w14:paraId="4D05B26E" w14:textId="3D375BE0" w:rsidR="00BF1CAD" w:rsidRPr="007D3984" w:rsidRDefault="003779FF" w:rsidP="007D3984">
      <w:pPr>
        <w:pStyle w:val="Ttulo1"/>
      </w:pPr>
      <w:bookmarkStart w:id="47" w:name="_Toc132208078"/>
      <w:r w:rsidRPr="00546FE7">
        <w:lastRenderedPageBreak/>
        <w:t>6 CON</w:t>
      </w:r>
      <w:r w:rsidR="00877F4D" w:rsidRPr="00546FE7">
        <w:t>CLUSÃO</w:t>
      </w:r>
      <w:bookmarkEnd w:id="47"/>
      <w:r w:rsidR="00877F4D">
        <w:t xml:space="preserve"> </w:t>
      </w:r>
      <w:bookmarkEnd w:id="42"/>
    </w:p>
    <w:p w14:paraId="47189A93" w14:textId="2ABBAE39" w:rsidR="00546FE7" w:rsidRDefault="00BF1CAD" w:rsidP="00546FE7">
      <w:pPr>
        <w:spacing w:after="0" w:line="360" w:lineRule="auto"/>
        <w:jc w:val="both"/>
        <w:rPr>
          <w:rFonts w:ascii="Arial" w:hAnsi="Arial" w:cs="Arial"/>
          <w:bCs/>
          <w:sz w:val="24"/>
          <w:szCs w:val="24"/>
        </w:rPr>
      </w:pPr>
      <w:r>
        <w:rPr>
          <w:rFonts w:ascii="Arial" w:hAnsi="Arial" w:cs="Arial"/>
          <w:b/>
          <w:sz w:val="24"/>
          <w:szCs w:val="24"/>
        </w:rPr>
        <w:tab/>
      </w:r>
      <w:r w:rsidR="00546FE7">
        <w:rPr>
          <w:rFonts w:ascii="Arial" w:hAnsi="Arial" w:cs="Arial"/>
          <w:bCs/>
          <w:sz w:val="24"/>
          <w:szCs w:val="24"/>
        </w:rPr>
        <w:t>O projeto teve como objetivo desenvolver um website que ajude as pessoas a procurarem os melhores sites para compras, mostrando a realidade do site, com reclamações, sobre e cupons.</w:t>
      </w:r>
    </w:p>
    <w:p w14:paraId="15EECE4D" w14:textId="0364A233" w:rsidR="00546FE7" w:rsidRDefault="00546FE7" w:rsidP="00546FE7">
      <w:pPr>
        <w:spacing w:line="360" w:lineRule="auto"/>
        <w:jc w:val="both"/>
        <w:rPr>
          <w:rFonts w:ascii="Arial" w:hAnsi="Arial" w:cs="Arial"/>
          <w:bCs/>
          <w:sz w:val="24"/>
          <w:szCs w:val="24"/>
        </w:rPr>
      </w:pPr>
      <w:r>
        <w:rPr>
          <w:rFonts w:ascii="Arial" w:hAnsi="Arial" w:cs="Arial"/>
          <w:bCs/>
          <w:sz w:val="24"/>
          <w:szCs w:val="24"/>
        </w:rPr>
        <w:tab/>
        <w:t>O</w:t>
      </w:r>
      <w:r w:rsidRPr="001B2559">
        <w:rPr>
          <w:rFonts w:ascii="Arial" w:hAnsi="Arial" w:cs="Arial"/>
          <w:bCs/>
          <w:sz w:val="24"/>
          <w:szCs w:val="24"/>
        </w:rPr>
        <w:t xml:space="preserve"> projeto apresentou-se eficiente, pois todos os requisitos propostos no escopo foram desenvolvidos seguindo as boas práticas de desenvolvimento de </w:t>
      </w:r>
      <w:r w:rsidRPr="00AF73AD">
        <w:rPr>
          <w:rFonts w:ascii="Arial" w:hAnsi="Arial" w:cs="Arial"/>
          <w:bCs/>
          <w:i/>
          <w:iCs/>
          <w:sz w:val="24"/>
          <w:szCs w:val="24"/>
        </w:rPr>
        <w:t>software</w:t>
      </w:r>
      <w:r>
        <w:rPr>
          <w:rFonts w:ascii="Arial" w:hAnsi="Arial" w:cs="Arial"/>
          <w:bCs/>
          <w:sz w:val="24"/>
          <w:szCs w:val="24"/>
        </w:rPr>
        <w:t xml:space="preserve">, também foi seguida as diretrizes para desenvolvimento de um website com design limpo e com boa usabilidade, ou seja, um design limpo sem muitas informações desnecessárias que acabam deixando um design confuso e de difícil interação para os usuários. As dificuldades encontradas no desenvolvimento do </w:t>
      </w:r>
      <w:r w:rsidRPr="00AF73AD">
        <w:rPr>
          <w:rFonts w:ascii="Arial" w:hAnsi="Arial" w:cs="Arial"/>
          <w:bCs/>
          <w:i/>
          <w:iCs/>
          <w:sz w:val="24"/>
          <w:szCs w:val="24"/>
        </w:rPr>
        <w:t>website</w:t>
      </w:r>
      <w:r>
        <w:rPr>
          <w:rFonts w:ascii="Arial" w:hAnsi="Arial" w:cs="Arial"/>
          <w:bCs/>
          <w:sz w:val="24"/>
          <w:szCs w:val="24"/>
        </w:rPr>
        <w:t xml:space="preserve"> foi trabalhar com o </w:t>
      </w:r>
      <w:proofErr w:type="spellStart"/>
      <w:r>
        <w:rPr>
          <w:rFonts w:ascii="Arial" w:hAnsi="Arial" w:cs="Arial"/>
          <w:bCs/>
          <w:sz w:val="24"/>
          <w:szCs w:val="24"/>
        </w:rPr>
        <w:t>JavaScript</w:t>
      </w:r>
      <w:proofErr w:type="spellEnd"/>
      <w:r>
        <w:rPr>
          <w:rFonts w:ascii="Arial" w:hAnsi="Arial" w:cs="Arial"/>
          <w:bCs/>
          <w:sz w:val="24"/>
          <w:szCs w:val="24"/>
        </w:rPr>
        <w:t xml:space="preserve">, e utilizar o </w:t>
      </w:r>
      <w:proofErr w:type="spellStart"/>
      <w:r>
        <w:rPr>
          <w:rFonts w:ascii="Arial" w:hAnsi="Arial" w:cs="Arial"/>
          <w:bCs/>
          <w:sz w:val="24"/>
          <w:szCs w:val="24"/>
        </w:rPr>
        <w:t>Github</w:t>
      </w:r>
      <w:proofErr w:type="spellEnd"/>
      <w:r>
        <w:rPr>
          <w:rFonts w:ascii="Arial" w:hAnsi="Arial" w:cs="Arial"/>
          <w:bCs/>
          <w:sz w:val="24"/>
          <w:szCs w:val="24"/>
        </w:rPr>
        <w:t xml:space="preserve"> para o versionamento do código. Por fim como trabalho futuro pretendemos hospedar o website na internet para que as pessoas comecem a utilizá-lo.</w:t>
      </w:r>
    </w:p>
    <w:p w14:paraId="056D0BBC" w14:textId="6CF66356" w:rsidR="00546FE7" w:rsidRDefault="00546FE7" w:rsidP="00546FE7">
      <w:pPr>
        <w:spacing w:line="360" w:lineRule="auto"/>
        <w:jc w:val="both"/>
        <w:rPr>
          <w:rFonts w:ascii="Arial" w:hAnsi="Arial" w:cs="Arial"/>
          <w:bCs/>
          <w:sz w:val="24"/>
          <w:szCs w:val="24"/>
        </w:rPr>
      </w:pPr>
      <w:r>
        <w:rPr>
          <w:rFonts w:ascii="Arial" w:hAnsi="Arial" w:cs="Arial"/>
          <w:bCs/>
          <w:sz w:val="24"/>
          <w:szCs w:val="24"/>
        </w:rPr>
        <w:tab/>
        <w:t xml:space="preserve">Portanto concluímos que o projeto será de grande apoio para </w:t>
      </w:r>
      <w:r w:rsidR="00E26900">
        <w:rPr>
          <w:rFonts w:ascii="Arial" w:hAnsi="Arial" w:cs="Arial"/>
          <w:bCs/>
          <w:sz w:val="24"/>
          <w:szCs w:val="24"/>
        </w:rPr>
        <w:t>as pessoas que fazem compra de diversos produtos pelo e-commerce.</w:t>
      </w:r>
      <w:r>
        <w:rPr>
          <w:rFonts w:ascii="Arial" w:hAnsi="Arial" w:cs="Arial"/>
          <w:bCs/>
          <w:sz w:val="24"/>
          <w:szCs w:val="24"/>
        </w:rPr>
        <w:t xml:space="preserve">  </w:t>
      </w:r>
    </w:p>
    <w:p w14:paraId="4D05B26F" w14:textId="0DE93811" w:rsidR="00D417E0" w:rsidRDefault="00D417E0" w:rsidP="00282EBF">
      <w:pPr>
        <w:spacing w:after="0" w:line="360" w:lineRule="auto"/>
        <w:jc w:val="both"/>
        <w:rPr>
          <w:rFonts w:ascii="Arial" w:hAnsi="Arial" w:cs="Arial"/>
          <w:sz w:val="24"/>
          <w:szCs w:val="24"/>
        </w:rPr>
      </w:pPr>
    </w:p>
    <w:p w14:paraId="4D05B270" w14:textId="77777777" w:rsidR="00492FF7" w:rsidRDefault="00492FF7" w:rsidP="00282EBF">
      <w:pPr>
        <w:spacing w:after="0" w:line="360" w:lineRule="auto"/>
        <w:jc w:val="both"/>
        <w:rPr>
          <w:rFonts w:ascii="Arial" w:hAnsi="Arial" w:cs="Arial"/>
          <w:sz w:val="24"/>
          <w:szCs w:val="24"/>
        </w:rPr>
      </w:pPr>
    </w:p>
    <w:p w14:paraId="4D05B271" w14:textId="77777777" w:rsidR="006F2B83" w:rsidRDefault="006F2B83" w:rsidP="00282EBF">
      <w:pPr>
        <w:spacing w:after="0" w:line="360" w:lineRule="auto"/>
        <w:jc w:val="both"/>
        <w:rPr>
          <w:rFonts w:ascii="Arial" w:hAnsi="Arial" w:cs="Arial"/>
          <w:sz w:val="24"/>
          <w:szCs w:val="24"/>
        </w:rPr>
      </w:pPr>
    </w:p>
    <w:p w14:paraId="4D05B272" w14:textId="77777777" w:rsidR="006F2B83" w:rsidRDefault="006F2B83" w:rsidP="00282EBF">
      <w:pPr>
        <w:spacing w:after="0" w:line="360" w:lineRule="auto"/>
        <w:jc w:val="both"/>
        <w:rPr>
          <w:rFonts w:ascii="Arial" w:hAnsi="Arial" w:cs="Arial"/>
          <w:sz w:val="24"/>
          <w:szCs w:val="24"/>
        </w:rPr>
      </w:pPr>
    </w:p>
    <w:p w14:paraId="4D05B273" w14:textId="77777777" w:rsidR="006F2B83" w:rsidRDefault="006F2B83" w:rsidP="00282EBF">
      <w:pPr>
        <w:spacing w:after="0" w:line="360" w:lineRule="auto"/>
        <w:jc w:val="both"/>
        <w:rPr>
          <w:rFonts w:ascii="Arial" w:hAnsi="Arial" w:cs="Arial"/>
          <w:sz w:val="24"/>
          <w:szCs w:val="24"/>
        </w:rPr>
      </w:pPr>
    </w:p>
    <w:p w14:paraId="4D05B274" w14:textId="77777777" w:rsidR="006F2B83" w:rsidRDefault="006F2B83" w:rsidP="00282EBF">
      <w:pPr>
        <w:spacing w:after="0" w:line="360" w:lineRule="auto"/>
        <w:jc w:val="both"/>
        <w:rPr>
          <w:rFonts w:ascii="Arial" w:hAnsi="Arial" w:cs="Arial"/>
          <w:sz w:val="24"/>
          <w:szCs w:val="24"/>
        </w:rPr>
      </w:pPr>
    </w:p>
    <w:p w14:paraId="4D05B275" w14:textId="77777777" w:rsidR="006F2B83" w:rsidRDefault="006F2B83" w:rsidP="00282EBF">
      <w:pPr>
        <w:spacing w:after="0" w:line="360" w:lineRule="auto"/>
        <w:jc w:val="both"/>
        <w:rPr>
          <w:rFonts w:ascii="Arial" w:hAnsi="Arial" w:cs="Arial"/>
          <w:sz w:val="24"/>
          <w:szCs w:val="24"/>
        </w:rPr>
      </w:pPr>
    </w:p>
    <w:p w14:paraId="4D05B276" w14:textId="77777777" w:rsidR="006F2B83" w:rsidRDefault="006F2B83" w:rsidP="00282EBF">
      <w:pPr>
        <w:spacing w:after="0" w:line="360" w:lineRule="auto"/>
        <w:jc w:val="both"/>
        <w:rPr>
          <w:rFonts w:ascii="Arial" w:hAnsi="Arial" w:cs="Arial"/>
          <w:sz w:val="24"/>
          <w:szCs w:val="24"/>
        </w:rPr>
      </w:pPr>
    </w:p>
    <w:p w14:paraId="4D05B277" w14:textId="77777777" w:rsidR="006F2B83" w:rsidRDefault="006F2B83" w:rsidP="00282EBF">
      <w:pPr>
        <w:spacing w:after="0" w:line="360" w:lineRule="auto"/>
        <w:jc w:val="both"/>
        <w:rPr>
          <w:rFonts w:ascii="Arial" w:hAnsi="Arial" w:cs="Arial"/>
          <w:sz w:val="24"/>
          <w:szCs w:val="24"/>
        </w:rPr>
      </w:pPr>
    </w:p>
    <w:p w14:paraId="4D05B278" w14:textId="77777777" w:rsidR="006F2B83" w:rsidRDefault="006F2B83" w:rsidP="00282EBF">
      <w:pPr>
        <w:spacing w:after="0" w:line="360" w:lineRule="auto"/>
        <w:jc w:val="both"/>
        <w:rPr>
          <w:rFonts w:ascii="Arial" w:hAnsi="Arial" w:cs="Arial"/>
          <w:sz w:val="24"/>
          <w:szCs w:val="24"/>
        </w:rPr>
      </w:pPr>
    </w:p>
    <w:p w14:paraId="4D05B279" w14:textId="77777777" w:rsidR="006F2B83" w:rsidRDefault="006F2B83" w:rsidP="00282EBF">
      <w:pPr>
        <w:spacing w:after="0" w:line="360" w:lineRule="auto"/>
        <w:jc w:val="both"/>
        <w:rPr>
          <w:rFonts w:ascii="Arial" w:hAnsi="Arial" w:cs="Arial"/>
          <w:sz w:val="24"/>
          <w:szCs w:val="24"/>
        </w:rPr>
      </w:pPr>
    </w:p>
    <w:p w14:paraId="4D05B27A" w14:textId="77777777" w:rsidR="006F2B83" w:rsidRDefault="006F2B83" w:rsidP="00282EBF">
      <w:pPr>
        <w:spacing w:after="0" w:line="360" w:lineRule="auto"/>
        <w:jc w:val="both"/>
        <w:rPr>
          <w:rFonts w:ascii="Arial" w:hAnsi="Arial" w:cs="Arial"/>
          <w:sz w:val="24"/>
          <w:szCs w:val="24"/>
        </w:rPr>
      </w:pPr>
    </w:p>
    <w:p w14:paraId="4D05B282" w14:textId="18C5136A" w:rsidR="00434164" w:rsidRDefault="00434164" w:rsidP="00282EBF">
      <w:pPr>
        <w:spacing w:after="0" w:line="360" w:lineRule="auto"/>
        <w:rPr>
          <w:rFonts w:ascii="Arial" w:hAnsi="Arial" w:cs="Arial"/>
          <w:sz w:val="24"/>
          <w:szCs w:val="24"/>
        </w:rPr>
      </w:pPr>
    </w:p>
    <w:p w14:paraId="5B868B12" w14:textId="539208E8" w:rsidR="00861E06" w:rsidRDefault="00861E06" w:rsidP="00282EBF">
      <w:pPr>
        <w:spacing w:after="0" w:line="360" w:lineRule="auto"/>
        <w:rPr>
          <w:rFonts w:ascii="Arial" w:hAnsi="Arial" w:cs="Arial"/>
          <w:sz w:val="24"/>
          <w:szCs w:val="24"/>
        </w:rPr>
      </w:pPr>
    </w:p>
    <w:p w14:paraId="246C7E2E" w14:textId="713172A4" w:rsidR="00861E06" w:rsidRDefault="00861E06" w:rsidP="00282EBF">
      <w:pPr>
        <w:spacing w:after="0" w:line="360" w:lineRule="auto"/>
        <w:rPr>
          <w:rFonts w:ascii="Arial" w:hAnsi="Arial" w:cs="Arial"/>
          <w:sz w:val="24"/>
          <w:szCs w:val="24"/>
        </w:rPr>
      </w:pPr>
    </w:p>
    <w:p w14:paraId="1107E5CE" w14:textId="77777777" w:rsidR="00861E06" w:rsidRDefault="00861E06" w:rsidP="00282EBF">
      <w:pPr>
        <w:spacing w:after="0" w:line="360" w:lineRule="auto"/>
        <w:rPr>
          <w:rFonts w:ascii="Arial" w:hAnsi="Arial" w:cs="Arial"/>
          <w:sz w:val="24"/>
          <w:szCs w:val="24"/>
        </w:rPr>
      </w:pPr>
    </w:p>
    <w:p w14:paraId="2D936D61" w14:textId="77777777" w:rsidR="002F2D2F" w:rsidRDefault="002F2D2F" w:rsidP="00282EBF">
      <w:pPr>
        <w:spacing w:after="0" w:line="360" w:lineRule="auto"/>
        <w:rPr>
          <w:rFonts w:ascii="Arial" w:hAnsi="Arial" w:cs="Arial"/>
          <w:sz w:val="24"/>
          <w:szCs w:val="24"/>
        </w:rPr>
      </w:pPr>
    </w:p>
    <w:p w14:paraId="0AD1122D" w14:textId="77777777" w:rsidR="00877F4D" w:rsidRDefault="00877F4D" w:rsidP="00282EBF">
      <w:pPr>
        <w:pStyle w:val="Ttulo1"/>
        <w:jc w:val="center"/>
      </w:pPr>
      <w:bookmarkStart w:id="48" w:name="_Toc365398614"/>
    </w:p>
    <w:p w14:paraId="4D05B286" w14:textId="7707DCC9" w:rsidR="00AA324B" w:rsidRPr="00861E06" w:rsidRDefault="00AA324B" w:rsidP="00861E06">
      <w:pPr>
        <w:pStyle w:val="Ttulo1"/>
        <w:jc w:val="center"/>
      </w:pPr>
      <w:bookmarkStart w:id="49" w:name="_Toc132208079"/>
      <w:r w:rsidRPr="005970D6">
        <w:lastRenderedPageBreak/>
        <w:t>REFERÊNCIAS</w:t>
      </w:r>
      <w:bookmarkEnd w:id="48"/>
      <w:bookmarkEnd w:id="49"/>
    </w:p>
    <w:p w14:paraId="38DEC4ED"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CAMUS, Arnold. Você sabe o que é CSS e como se relaciona com HTML? </w:t>
      </w:r>
      <w:proofErr w:type="spellStart"/>
      <w:r w:rsidRPr="005C292A">
        <w:rPr>
          <w:rFonts w:ascii="Arial" w:hAnsi="Arial" w:cs="Arial"/>
          <w:b/>
          <w:sz w:val="24"/>
          <w:szCs w:val="24"/>
        </w:rPr>
        <w:t>Crehana</w:t>
      </w:r>
      <w:proofErr w:type="spellEnd"/>
      <w:r w:rsidRPr="005C292A">
        <w:rPr>
          <w:rFonts w:ascii="Arial" w:hAnsi="Arial" w:cs="Arial"/>
          <w:sz w:val="24"/>
          <w:szCs w:val="24"/>
        </w:rPr>
        <w:t>, 2020. Disponível em: &lt;https://www.crehana.com/blog/brasil/voce-sabe-o-que-e-css-e-como-se-relaciona-com-html/&gt;. Acesso em: 27 de fev. de 2022.</w:t>
      </w:r>
    </w:p>
    <w:p w14:paraId="55358F63" w14:textId="77777777" w:rsidR="005C292A" w:rsidRPr="005C292A" w:rsidRDefault="005C292A" w:rsidP="005C292A">
      <w:pPr>
        <w:spacing w:after="0" w:line="240" w:lineRule="auto"/>
        <w:rPr>
          <w:rFonts w:ascii="Arial" w:hAnsi="Arial" w:cs="Arial"/>
          <w:sz w:val="24"/>
          <w:szCs w:val="24"/>
        </w:rPr>
      </w:pPr>
    </w:p>
    <w:p w14:paraId="02CABA43" w14:textId="77777777" w:rsidR="005C292A" w:rsidRPr="005C292A" w:rsidRDefault="005C292A" w:rsidP="005C292A">
      <w:pPr>
        <w:spacing w:after="0" w:line="240" w:lineRule="auto"/>
        <w:rPr>
          <w:rFonts w:ascii="Arial" w:hAnsi="Arial" w:cs="Arial"/>
          <w:sz w:val="24"/>
          <w:szCs w:val="24"/>
        </w:rPr>
      </w:pPr>
    </w:p>
    <w:p w14:paraId="36584208"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GONÇALVES, Ariane. O que é CSS? Guia básico para iniciantes. </w:t>
      </w:r>
      <w:proofErr w:type="spellStart"/>
      <w:r w:rsidRPr="005C292A">
        <w:rPr>
          <w:rFonts w:ascii="Arial" w:hAnsi="Arial" w:cs="Arial"/>
          <w:b/>
          <w:sz w:val="24"/>
          <w:szCs w:val="24"/>
        </w:rPr>
        <w:t>Hostinger</w:t>
      </w:r>
      <w:proofErr w:type="spellEnd"/>
      <w:r w:rsidRPr="005C292A">
        <w:rPr>
          <w:rFonts w:ascii="Arial" w:hAnsi="Arial" w:cs="Arial"/>
          <w:b/>
          <w:sz w:val="24"/>
          <w:szCs w:val="24"/>
        </w:rPr>
        <w:t xml:space="preserve"> tutoriais</w:t>
      </w:r>
      <w:r w:rsidRPr="005C292A">
        <w:rPr>
          <w:rFonts w:ascii="Arial" w:hAnsi="Arial" w:cs="Arial"/>
          <w:sz w:val="24"/>
          <w:szCs w:val="24"/>
        </w:rPr>
        <w:t>, 2022. Disponível em: &lt;https://www.hostinger.com.br/tutoriais/o-que-e-css-guia-basico-de-css&gt;. Acesso em: 27 de fev. de 2022.</w:t>
      </w:r>
    </w:p>
    <w:p w14:paraId="72E9EE65" w14:textId="77777777" w:rsidR="005C292A" w:rsidRPr="005C292A" w:rsidRDefault="005C292A" w:rsidP="005C292A">
      <w:pPr>
        <w:spacing w:after="0" w:line="240" w:lineRule="auto"/>
        <w:rPr>
          <w:rFonts w:ascii="Arial" w:hAnsi="Arial" w:cs="Arial"/>
          <w:sz w:val="24"/>
          <w:szCs w:val="24"/>
        </w:rPr>
      </w:pPr>
    </w:p>
    <w:p w14:paraId="136B8018" w14:textId="77777777" w:rsidR="005C292A" w:rsidRPr="005C292A" w:rsidRDefault="005C292A" w:rsidP="005C292A">
      <w:pPr>
        <w:spacing w:after="0" w:line="240" w:lineRule="auto"/>
        <w:rPr>
          <w:rFonts w:ascii="Arial" w:hAnsi="Arial" w:cs="Arial"/>
          <w:sz w:val="24"/>
          <w:szCs w:val="24"/>
        </w:rPr>
      </w:pPr>
    </w:p>
    <w:p w14:paraId="1E1DE5AC" w14:textId="77777777" w:rsidR="005C292A" w:rsidRPr="005C292A" w:rsidRDefault="005C292A" w:rsidP="005C292A">
      <w:pPr>
        <w:spacing w:after="0" w:line="240" w:lineRule="auto"/>
        <w:rPr>
          <w:rFonts w:ascii="Arial" w:hAnsi="Arial" w:cs="Arial"/>
          <w:sz w:val="24"/>
          <w:szCs w:val="24"/>
        </w:rPr>
      </w:pPr>
    </w:p>
    <w:p w14:paraId="7C00BFDD"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LONGEM, Andrei. O que é GitHub e como usá-lo. </w:t>
      </w:r>
      <w:proofErr w:type="spellStart"/>
      <w:r w:rsidRPr="005C292A">
        <w:rPr>
          <w:rFonts w:ascii="Arial" w:hAnsi="Arial" w:cs="Arial"/>
          <w:sz w:val="24"/>
          <w:szCs w:val="24"/>
        </w:rPr>
        <w:t>Hostinger</w:t>
      </w:r>
      <w:proofErr w:type="spellEnd"/>
      <w:r w:rsidRPr="005C292A">
        <w:rPr>
          <w:rFonts w:ascii="Arial" w:hAnsi="Arial" w:cs="Arial"/>
          <w:sz w:val="24"/>
          <w:szCs w:val="24"/>
        </w:rPr>
        <w:t xml:space="preserve"> tutoriais, 2022. Disponível em: &lt;https://www.hostinger.com.br/tutoriais/o-que-github#Por_Que_o_GitHub_e_Tao_Popular&gt;. Acesso em: 27 de fev. de 2022. </w:t>
      </w:r>
    </w:p>
    <w:p w14:paraId="43CD6CF5" w14:textId="77777777" w:rsidR="005C292A" w:rsidRPr="005C292A" w:rsidRDefault="005C292A" w:rsidP="005C292A">
      <w:pPr>
        <w:spacing w:after="0" w:line="240" w:lineRule="auto"/>
        <w:rPr>
          <w:rFonts w:ascii="Arial" w:hAnsi="Arial" w:cs="Arial"/>
          <w:sz w:val="24"/>
          <w:szCs w:val="24"/>
        </w:rPr>
      </w:pPr>
    </w:p>
    <w:p w14:paraId="3AD9CD98" w14:textId="77777777" w:rsidR="005C292A" w:rsidRPr="005C292A" w:rsidRDefault="005C292A" w:rsidP="005C292A">
      <w:pPr>
        <w:spacing w:after="0" w:line="240" w:lineRule="auto"/>
        <w:rPr>
          <w:rFonts w:ascii="Arial" w:hAnsi="Arial" w:cs="Arial"/>
          <w:sz w:val="24"/>
          <w:szCs w:val="24"/>
        </w:rPr>
      </w:pPr>
    </w:p>
    <w:p w14:paraId="50B10AD9"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MARQUES, Rafael. O que é HTML? Entenda de forma descomplicada. </w:t>
      </w:r>
      <w:proofErr w:type="spellStart"/>
      <w:r w:rsidRPr="005C292A">
        <w:rPr>
          <w:rFonts w:ascii="Arial" w:hAnsi="Arial" w:cs="Arial"/>
          <w:b/>
          <w:sz w:val="24"/>
          <w:szCs w:val="24"/>
        </w:rPr>
        <w:t>Homehost</w:t>
      </w:r>
      <w:proofErr w:type="spellEnd"/>
      <w:r w:rsidRPr="005C292A">
        <w:rPr>
          <w:rFonts w:ascii="Arial" w:hAnsi="Arial" w:cs="Arial"/>
          <w:sz w:val="24"/>
          <w:szCs w:val="24"/>
        </w:rPr>
        <w:t>, 2019. Disponível em: &lt;https://www.homehost.com.br/blog/tutoriais/o-que-e-</w:t>
      </w:r>
      <w:proofErr w:type="spellStart"/>
      <w:r w:rsidRPr="005C292A">
        <w:rPr>
          <w:rFonts w:ascii="Arial" w:hAnsi="Arial" w:cs="Arial"/>
          <w:sz w:val="24"/>
          <w:szCs w:val="24"/>
        </w:rPr>
        <w:t>html</w:t>
      </w:r>
      <w:proofErr w:type="spellEnd"/>
      <w:r w:rsidRPr="005C292A">
        <w:rPr>
          <w:rFonts w:ascii="Arial" w:hAnsi="Arial" w:cs="Arial"/>
          <w:sz w:val="24"/>
          <w:szCs w:val="24"/>
        </w:rPr>
        <w:t>/&gt;. Acesso em: 27 de fev. de 2022.</w:t>
      </w:r>
    </w:p>
    <w:p w14:paraId="32F9FD60" w14:textId="77777777" w:rsidR="005C292A" w:rsidRPr="005C292A" w:rsidRDefault="005C292A" w:rsidP="005C292A">
      <w:pPr>
        <w:spacing w:after="0" w:line="240" w:lineRule="auto"/>
        <w:rPr>
          <w:rFonts w:ascii="Arial" w:hAnsi="Arial" w:cs="Arial"/>
          <w:sz w:val="24"/>
          <w:szCs w:val="24"/>
        </w:rPr>
      </w:pPr>
    </w:p>
    <w:p w14:paraId="3B7A1DD9" w14:textId="77777777" w:rsidR="005C292A" w:rsidRPr="005C292A" w:rsidRDefault="005C292A" w:rsidP="005C292A">
      <w:pPr>
        <w:spacing w:after="0" w:line="240" w:lineRule="auto"/>
        <w:rPr>
          <w:rFonts w:ascii="Arial" w:hAnsi="Arial" w:cs="Arial"/>
          <w:sz w:val="24"/>
          <w:szCs w:val="24"/>
        </w:rPr>
      </w:pPr>
    </w:p>
    <w:p w14:paraId="56D7DCBB"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ROVEDA, Ugo. </w:t>
      </w:r>
      <w:proofErr w:type="spellStart"/>
      <w:r w:rsidRPr="005C292A">
        <w:rPr>
          <w:rFonts w:ascii="Arial" w:hAnsi="Arial" w:cs="Arial"/>
          <w:sz w:val="24"/>
          <w:szCs w:val="24"/>
        </w:rPr>
        <w:t>JavaScript</w:t>
      </w:r>
      <w:proofErr w:type="spellEnd"/>
      <w:r w:rsidRPr="005C292A">
        <w:rPr>
          <w:rFonts w:ascii="Arial" w:hAnsi="Arial" w:cs="Arial"/>
          <w:sz w:val="24"/>
          <w:szCs w:val="24"/>
        </w:rPr>
        <w:t xml:space="preserve">: O que é, para que serve e como funciona o JS? </w:t>
      </w:r>
      <w:proofErr w:type="spellStart"/>
      <w:r w:rsidRPr="005C292A">
        <w:rPr>
          <w:rFonts w:ascii="Arial" w:hAnsi="Arial" w:cs="Arial"/>
          <w:b/>
          <w:sz w:val="24"/>
          <w:szCs w:val="24"/>
        </w:rPr>
        <w:t>Kenzie</w:t>
      </w:r>
      <w:proofErr w:type="spellEnd"/>
      <w:r w:rsidRPr="005C292A">
        <w:rPr>
          <w:rFonts w:ascii="Arial" w:hAnsi="Arial" w:cs="Arial"/>
          <w:sz w:val="24"/>
          <w:szCs w:val="24"/>
        </w:rPr>
        <w:t>, 2020. Disponível em: &lt;https://kenzie.com.br/blog/</w:t>
      </w:r>
      <w:proofErr w:type="spellStart"/>
      <w:r w:rsidRPr="005C292A">
        <w:rPr>
          <w:rFonts w:ascii="Arial" w:hAnsi="Arial" w:cs="Arial"/>
          <w:sz w:val="24"/>
          <w:szCs w:val="24"/>
        </w:rPr>
        <w:t>javascript</w:t>
      </w:r>
      <w:proofErr w:type="spellEnd"/>
      <w:r w:rsidRPr="005C292A">
        <w:rPr>
          <w:rFonts w:ascii="Arial" w:hAnsi="Arial" w:cs="Arial"/>
          <w:sz w:val="24"/>
          <w:szCs w:val="24"/>
        </w:rPr>
        <w:t>/&gt;. Acesso em: 27 de fev. de 2022.</w:t>
      </w:r>
    </w:p>
    <w:p w14:paraId="323BD60A" w14:textId="77777777" w:rsidR="005C292A" w:rsidRPr="005C292A" w:rsidRDefault="005C292A" w:rsidP="005C292A">
      <w:pPr>
        <w:spacing w:after="0" w:line="240" w:lineRule="auto"/>
        <w:rPr>
          <w:rFonts w:ascii="Arial" w:hAnsi="Arial" w:cs="Arial"/>
          <w:sz w:val="24"/>
          <w:szCs w:val="24"/>
        </w:rPr>
      </w:pPr>
    </w:p>
    <w:p w14:paraId="3C8F0AE2" w14:textId="77777777" w:rsidR="005C292A" w:rsidRPr="005C292A" w:rsidRDefault="005C292A" w:rsidP="005C292A">
      <w:pPr>
        <w:spacing w:after="0" w:line="240" w:lineRule="auto"/>
        <w:rPr>
          <w:rFonts w:ascii="Arial" w:hAnsi="Arial" w:cs="Arial"/>
          <w:sz w:val="24"/>
          <w:szCs w:val="24"/>
        </w:rPr>
      </w:pPr>
    </w:p>
    <w:p w14:paraId="56A1645B"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SILVA, Giancarlo. O que é e como funciona a linguagem </w:t>
      </w:r>
      <w:proofErr w:type="spellStart"/>
      <w:r w:rsidRPr="005C292A">
        <w:rPr>
          <w:rFonts w:ascii="Arial" w:hAnsi="Arial" w:cs="Arial"/>
          <w:sz w:val="24"/>
          <w:szCs w:val="24"/>
        </w:rPr>
        <w:t>JavaScript</w:t>
      </w:r>
      <w:proofErr w:type="spellEnd"/>
      <w:r w:rsidRPr="005C292A">
        <w:rPr>
          <w:rFonts w:ascii="Arial" w:hAnsi="Arial" w:cs="Arial"/>
          <w:sz w:val="24"/>
          <w:szCs w:val="24"/>
        </w:rPr>
        <w:t xml:space="preserve">? </w:t>
      </w:r>
      <w:proofErr w:type="spellStart"/>
      <w:r w:rsidRPr="005C292A">
        <w:rPr>
          <w:rFonts w:ascii="Arial" w:hAnsi="Arial" w:cs="Arial"/>
          <w:b/>
          <w:sz w:val="24"/>
          <w:szCs w:val="24"/>
        </w:rPr>
        <w:t>Canaltech</w:t>
      </w:r>
      <w:proofErr w:type="spellEnd"/>
      <w:r w:rsidRPr="005C292A">
        <w:rPr>
          <w:rFonts w:ascii="Arial" w:hAnsi="Arial" w:cs="Arial"/>
          <w:sz w:val="24"/>
          <w:szCs w:val="24"/>
        </w:rPr>
        <w:t>, 2015. Disponível em: &lt;https://canaltech.com.br/internet/O-que-e-e-como-funciona-a-linguagem-JavaScript/&gt;. Acesso em: 27 de fev. de 2022.</w:t>
      </w:r>
    </w:p>
    <w:p w14:paraId="0893D240" w14:textId="77777777" w:rsidR="005C292A" w:rsidRPr="005C292A" w:rsidRDefault="005C292A" w:rsidP="005C292A">
      <w:pPr>
        <w:spacing w:after="0" w:line="240" w:lineRule="auto"/>
        <w:rPr>
          <w:rFonts w:ascii="Arial" w:hAnsi="Arial" w:cs="Arial"/>
          <w:sz w:val="24"/>
          <w:szCs w:val="24"/>
        </w:rPr>
      </w:pPr>
    </w:p>
    <w:p w14:paraId="29F596E6" w14:textId="77777777" w:rsidR="005C292A" w:rsidRPr="005C292A" w:rsidRDefault="005C292A" w:rsidP="005C292A">
      <w:pPr>
        <w:spacing w:after="0" w:line="240" w:lineRule="auto"/>
        <w:rPr>
          <w:rFonts w:ascii="Arial" w:hAnsi="Arial" w:cs="Arial"/>
          <w:sz w:val="24"/>
          <w:szCs w:val="24"/>
        </w:rPr>
      </w:pPr>
    </w:p>
    <w:p w14:paraId="4DAAD17E"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SOUZA, Ivan. Entenda de uma vez o que é GitHub e a importância dele em um negócio. </w:t>
      </w:r>
      <w:proofErr w:type="spellStart"/>
      <w:r w:rsidRPr="005C292A">
        <w:rPr>
          <w:rFonts w:ascii="Arial" w:hAnsi="Arial" w:cs="Arial"/>
          <w:b/>
          <w:sz w:val="24"/>
          <w:szCs w:val="24"/>
        </w:rPr>
        <w:t>Rockcontent</w:t>
      </w:r>
      <w:proofErr w:type="spellEnd"/>
      <w:r w:rsidRPr="005C292A">
        <w:rPr>
          <w:rFonts w:ascii="Arial" w:hAnsi="Arial" w:cs="Arial"/>
          <w:sz w:val="24"/>
          <w:szCs w:val="24"/>
        </w:rPr>
        <w:t>, 2020. Disponível em: &lt;https://rockcontent.com/</w:t>
      </w:r>
      <w:proofErr w:type="spellStart"/>
      <w:r w:rsidRPr="005C292A">
        <w:rPr>
          <w:rFonts w:ascii="Arial" w:hAnsi="Arial" w:cs="Arial"/>
          <w:sz w:val="24"/>
          <w:szCs w:val="24"/>
        </w:rPr>
        <w:t>br</w:t>
      </w:r>
      <w:proofErr w:type="spellEnd"/>
      <w:r w:rsidRPr="005C292A">
        <w:rPr>
          <w:rFonts w:ascii="Arial" w:hAnsi="Arial" w:cs="Arial"/>
          <w:sz w:val="24"/>
          <w:szCs w:val="24"/>
        </w:rPr>
        <w:t>/blog/o-que-e-</w:t>
      </w:r>
      <w:proofErr w:type="spellStart"/>
      <w:r w:rsidRPr="005C292A">
        <w:rPr>
          <w:rFonts w:ascii="Arial" w:hAnsi="Arial" w:cs="Arial"/>
          <w:sz w:val="24"/>
          <w:szCs w:val="24"/>
        </w:rPr>
        <w:t>github</w:t>
      </w:r>
      <w:proofErr w:type="spellEnd"/>
      <w:r w:rsidRPr="005C292A">
        <w:rPr>
          <w:rFonts w:ascii="Arial" w:hAnsi="Arial" w:cs="Arial"/>
          <w:sz w:val="24"/>
          <w:szCs w:val="24"/>
        </w:rPr>
        <w:t>/&gt; Acesso em: 27 de fev. de 2022.</w:t>
      </w:r>
    </w:p>
    <w:p w14:paraId="2D33A3BE" w14:textId="77777777" w:rsidR="005C292A" w:rsidRPr="005C292A" w:rsidRDefault="005C292A" w:rsidP="005C292A">
      <w:pPr>
        <w:spacing w:after="0" w:line="240" w:lineRule="auto"/>
        <w:rPr>
          <w:rFonts w:ascii="Arial" w:hAnsi="Arial" w:cs="Arial"/>
          <w:sz w:val="24"/>
          <w:szCs w:val="24"/>
        </w:rPr>
      </w:pPr>
    </w:p>
    <w:p w14:paraId="311D891D" w14:textId="77777777" w:rsidR="005C292A" w:rsidRPr="005C292A" w:rsidRDefault="005C292A" w:rsidP="005C292A">
      <w:pPr>
        <w:spacing w:after="0" w:line="240" w:lineRule="auto"/>
        <w:rPr>
          <w:rFonts w:ascii="Arial" w:hAnsi="Arial" w:cs="Arial"/>
          <w:sz w:val="24"/>
          <w:szCs w:val="24"/>
        </w:rPr>
      </w:pPr>
    </w:p>
    <w:p w14:paraId="5521F640"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SOUZA, Ivan de. </w:t>
      </w:r>
      <w:proofErr w:type="spellStart"/>
      <w:r w:rsidRPr="005C292A">
        <w:rPr>
          <w:rFonts w:ascii="Arial" w:hAnsi="Arial" w:cs="Arial"/>
          <w:sz w:val="24"/>
          <w:szCs w:val="24"/>
        </w:rPr>
        <w:t>JavaScript</w:t>
      </w:r>
      <w:proofErr w:type="spellEnd"/>
      <w:r w:rsidRPr="005C292A">
        <w:rPr>
          <w:rFonts w:ascii="Arial" w:hAnsi="Arial" w:cs="Arial"/>
          <w:sz w:val="24"/>
          <w:szCs w:val="24"/>
        </w:rPr>
        <w:t xml:space="preserve">: o que é, como funciona e por que usá-lo no seu site. </w:t>
      </w:r>
      <w:proofErr w:type="spellStart"/>
      <w:r w:rsidRPr="005C292A">
        <w:rPr>
          <w:rFonts w:ascii="Arial" w:hAnsi="Arial" w:cs="Arial"/>
          <w:b/>
          <w:sz w:val="24"/>
          <w:szCs w:val="24"/>
        </w:rPr>
        <w:t>Rockcontent</w:t>
      </w:r>
      <w:proofErr w:type="spellEnd"/>
      <w:r w:rsidRPr="005C292A">
        <w:rPr>
          <w:rFonts w:ascii="Arial" w:hAnsi="Arial" w:cs="Arial"/>
          <w:sz w:val="24"/>
          <w:szCs w:val="24"/>
        </w:rPr>
        <w:t>, 2019. Disponível em: &lt;https://rockcontent.com/</w:t>
      </w:r>
      <w:proofErr w:type="spellStart"/>
      <w:r w:rsidRPr="005C292A">
        <w:rPr>
          <w:rFonts w:ascii="Arial" w:hAnsi="Arial" w:cs="Arial"/>
          <w:sz w:val="24"/>
          <w:szCs w:val="24"/>
        </w:rPr>
        <w:t>br</w:t>
      </w:r>
      <w:proofErr w:type="spellEnd"/>
      <w:r w:rsidRPr="005C292A">
        <w:rPr>
          <w:rFonts w:ascii="Arial" w:hAnsi="Arial" w:cs="Arial"/>
          <w:sz w:val="24"/>
          <w:szCs w:val="24"/>
        </w:rPr>
        <w:t>/blog/</w:t>
      </w:r>
      <w:proofErr w:type="spellStart"/>
      <w:r w:rsidRPr="005C292A">
        <w:rPr>
          <w:rFonts w:ascii="Arial" w:hAnsi="Arial" w:cs="Arial"/>
          <w:sz w:val="24"/>
          <w:szCs w:val="24"/>
        </w:rPr>
        <w:t>javascript</w:t>
      </w:r>
      <w:proofErr w:type="spellEnd"/>
      <w:r w:rsidRPr="005C292A">
        <w:rPr>
          <w:rFonts w:ascii="Arial" w:hAnsi="Arial" w:cs="Arial"/>
          <w:sz w:val="24"/>
          <w:szCs w:val="24"/>
        </w:rPr>
        <w:t xml:space="preserve">/&gt;. Acesso em: 27 de fev. de 2022. </w:t>
      </w:r>
    </w:p>
    <w:p w14:paraId="12F0D17D" w14:textId="77777777" w:rsidR="005C292A" w:rsidRPr="005C292A" w:rsidRDefault="005C292A" w:rsidP="005C292A">
      <w:pPr>
        <w:spacing w:after="0" w:line="240" w:lineRule="auto"/>
        <w:rPr>
          <w:rFonts w:ascii="Arial" w:hAnsi="Arial" w:cs="Arial"/>
          <w:sz w:val="24"/>
          <w:szCs w:val="24"/>
        </w:rPr>
      </w:pPr>
    </w:p>
    <w:p w14:paraId="3BA172E4" w14:textId="77777777" w:rsidR="005C292A" w:rsidRPr="005C292A" w:rsidRDefault="005C292A" w:rsidP="005C292A">
      <w:pPr>
        <w:spacing w:after="0" w:line="240" w:lineRule="auto"/>
        <w:rPr>
          <w:rFonts w:ascii="Arial" w:hAnsi="Arial" w:cs="Arial"/>
          <w:sz w:val="24"/>
          <w:szCs w:val="24"/>
        </w:rPr>
      </w:pPr>
    </w:p>
    <w:p w14:paraId="3BC15D6F"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XAVIER, Thiago. O que é HTML e qual sua funcionalidade? </w:t>
      </w:r>
      <w:proofErr w:type="spellStart"/>
      <w:r w:rsidRPr="005C292A">
        <w:rPr>
          <w:rFonts w:ascii="Arial" w:hAnsi="Arial" w:cs="Arial"/>
          <w:b/>
          <w:sz w:val="24"/>
          <w:szCs w:val="24"/>
        </w:rPr>
        <w:t>Rockcontent</w:t>
      </w:r>
      <w:proofErr w:type="spellEnd"/>
      <w:r w:rsidRPr="005C292A">
        <w:rPr>
          <w:rFonts w:ascii="Arial" w:hAnsi="Arial" w:cs="Arial"/>
          <w:sz w:val="24"/>
          <w:szCs w:val="24"/>
        </w:rPr>
        <w:t>, 2019. Disponível em: &lt;https://rockcontent.com/</w:t>
      </w:r>
      <w:proofErr w:type="spellStart"/>
      <w:r w:rsidRPr="005C292A">
        <w:rPr>
          <w:rFonts w:ascii="Arial" w:hAnsi="Arial" w:cs="Arial"/>
          <w:sz w:val="24"/>
          <w:szCs w:val="24"/>
        </w:rPr>
        <w:t>br</w:t>
      </w:r>
      <w:proofErr w:type="spellEnd"/>
      <w:r w:rsidRPr="005C292A">
        <w:rPr>
          <w:rFonts w:ascii="Arial" w:hAnsi="Arial" w:cs="Arial"/>
          <w:sz w:val="24"/>
          <w:szCs w:val="24"/>
        </w:rPr>
        <w:t>/blog/</w:t>
      </w:r>
      <w:proofErr w:type="spellStart"/>
      <w:r w:rsidRPr="005C292A">
        <w:rPr>
          <w:rFonts w:ascii="Arial" w:hAnsi="Arial" w:cs="Arial"/>
          <w:sz w:val="24"/>
          <w:szCs w:val="24"/>
        </w:rPr>
        <w:t>html</w:t>
      </w:r>
      <w:proofErr w:type="spellEnd"/>
      <w:r w:rsidRPr="005C292A">
        <w:rPr>
          <w:rFonts w:ascii="Arial" w:hAnsi="Arial" w:cs="Arial"/>
          <w:sz w:val="24"/>
          <w:szCs w:val="24"/>
        </w:rPr>
        <w:t>/&gt;. Acesso em: 27 de fev. de 2022.</w:t>
      </w:r>
    </w:p>
    <w:p w14:paraId="042A458B" w14:textId="77777777" w:rsidR="005C292A" w:rsidRPr="005C292A" w:rsidRDefault="005C292A" w:rsidP="005C292A">
      <w:pPr>
        <w:spacing w:after="0" w:line="240" w:lineRule="auto"/>
        <w:rPr>
          <w:rFonts w:ascii="Arial" w:hAnsi="Arial" w:cs="Arial"/>
          <w:sz w:val="24"/>
          <w:szCs w:val="24"/>
        </w:rPr>
      </w:pPr>
    </w:p>
    <w:p w14:paraId="64BA8D48"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t xml:space="preserve">SOUZA, Ivan de. Banco de dados: saiba o que é, os tipos e a importância para o site da sua empresa. </w:t>
      </w:r>
      <w:proofErr w:type="spellStart"/>
      <w:r w:rsidRPr="005C292A">
        <w:rPr>
          <w:rFonts w:ascii="Arial" w:hAnsi="Arial" w:cs="Arial"/>
          <w:b/>
          <w:sz w:val="24"/>
          <w:szCs w:val="24"/>
        </w:rPr>
        <w:t>Rockcontent</w:t>
      </w:r>
      <w:proofErr w:type="spellEnd"/>
      <w:r w:rsidRPr="005C292A">
        <w:rPr>
          <w:rFonts w:ascii="Arial" w:hAnsi="Arial" w:cs="Arial"/>
          <w:sz w:val="24"/>
          <w:szCs w:val="24"/>
        </w:rPr>
        <w:t>, 2020. Disponível em: &lt;https://rockcontent.com/</w:t>
      </w:r>
      <w:proofErr w:type="spellStart"/>
      <w:r w:rsidRPr="005C292A">
        <w:rPr>
          <w:rFonts w:ascii="Arial" w:hAnsi="Arial" w:cs="Arial"/>
          <w:sz w:val="24"/>
          <w:szCs w:val="24"/>
        </w:rPr>
        <w:t>br</w:t>
      </w:r>
      <w:proofErr w:type="spellEnd"/>
      <w:r w:rsidRPr="005C292A">
        <w:rPr>
          <w:rFonts w:ascii="Arial" w:hAnsi="Arial" w:cs="Arial"/>
          <w:sz w:val="24"/>
          <w:szCs w:val="24"/>
        </w:rPr>
        <w:t>/blog/banco-de-dados/&gt;. Acesso em: 25 de mai. de 2022</w:t>
      </w:r>
    </w:p>
    <w:p w14:paraId="63CAEE4D" w14:textId="77777777" w:rsidR="005C292A" w:rsidRPr="005C292A" w:rsidRDefault="005C292A" w:rsidP="005C292A">
      <w:pPr>
        <w:spacing w:after="0" w:line="240" w:lineRule="auto"/>
        <w:rPr>
          <w:rFonts w:ascii="Arial" w:hAnsi="Arial" w:cs="Arial"/>
          <w:sz w:val="24"/>
          <w:szCs w:val="24"/>
        </w:rPr>
      </w:pPr>
    </w:p>
    <w:p w14:paraId="7B24F66E" w14:textId="77777777" w:rsidR="005C292A" w:rsidRPr="005C292A" w:rsidRDefault="005C292A" w:rsidP="005C292A">
      <w:pPr>
        <w:spacing w:after="0" w:line="240" w:lineRule="auto"/>
        <w:rPr>
          <w:rFonts w:ascii="Arial" w:hAnsi="Arial" w:cs="Arial"/>
          <w:sz w:val="24"/>
          <w:szCs w:val="24"/>
        </w:rPr>
      </w:pPr>
      <w:r w:rsidRPr="005C292A">
        <w:rPr>
          <w:rFonts w:ascii="Arial" w:hAnsi="Arial" w:cs="Arial"/>
          <w:sz w:val="24"/>
          <w:szCs w:val="24"/>
        </w:rPr>
        <w:lastRenderedPageBreak/>
        <w:t xml:space="preserve">PIMENTA, Guilherme. Tire suas dúvidas: Adobe XD, </w:t>
      </w:r>
      <w:proofErr w:type="spellStart"/>
      <w:r w:rsidRPr="005C292A">
        <w:rPr>
          <w:rFonts w:ascii="Arial" w:hAnsi="Arial" w:cs="Arial"/>
          <w:sz w:val="24"/>
          <w:szCs w:val="24"/>
        </w:rPr>
        <w:t>Figma</w:t>
      </w:r>
      <w:proofErr w:type="spellEnd"/>
      <w:r w:rsidRPr="005C292A">
        <w:rPr>
          <w:rFonts w:ascii="Arial" w:hAnsi="Arial" w:cs="Arial"/>
          <w:sz w:val="24"/>
          <w:szCs w:val="24"/>
        </w:rPr>
        <w:t xml:space="preserve"> ou Sketch, qual ferramenta de design escolher e por quê? </w:t>
      </w:r>
      <w:proofErr w:type="spellStart"/>
      <w:r w:rsidRPr="005C292A">
        <w:rPr>
          <w:rFonts w:ascii="Arial" w:hAnsi="Arial" w:cs="Arial"/>
          <w:b/>
          <w:sz w:val="24"/>
          <w:szCs w:val="24"/>
        </w:rPr>
        <w:t>Rockcontent</w:t>
      </w:r>
      <w:proofErr w:type="spellEnd"/>
      <w:r w:rsidRPr="005C292A">
        <w:rPr>
          <w:rFonts w:ascii="Arial" w:hAnsi="Arial" w:cs="Arial"/>
          <w:sz w:val="24"/>
          <w:szCs w:val="24"/>
        </w:rPr>
        <w:t>, 2020. Disponível em: &lt;https://rockcontent.com/br/talent-blog/adobe-xd-figma-ou-sketch/&gt;. Acesso em: 25 de mai. de 2022.</w:t>
      </w:r>
    </w:p>
    <w:p w14:paraId="540EE0D5" w14:textId="77777777" w:rsidR="005C292A" w:rsidRPr="005C292A" w:rsidRDefault="005C292A" w:rsidP="005C292A">
      <w:pPr>
        <w:spacing w:after="0" w:line="240" w:lineRule="auto"/>
        <w:rPr>
          <w:rFonts w:ascii="Arial" w:hAnsi="Arial" w:cs="Arial"/>
          <w:sz w:val="24"/>
          <w:szCs w:val="24"/>
        </w:rPr>
      </w:pPr>
    </w:p>
    <w:p w14:paraId="59D4236B" w14:textId="77777777" w:rsidR="005C292A" w:rsidRPr="005C292A" w:rsidRDefault="005C292A" w:rsidP="005C292A">
      <w:pPr>
        <w:spacing w:after="0" w:line="240" w:lineRule="auto"/>
        <w:rPr>
          <w:rFonts w:ascii="Arial" w:hAnsi="Arial" w:cs="Arial"/>
          <w:sz w:val="24"/>
          <w:szCs w:val="24"/>
        </w:rPr>
      </w:pPr>
      <w:proofErr w:type="spellStart"/>
      <w:r w:rsidRPr="005C292A">
        <w:rPr>
          <w:rFonts w:ascii="Arial" w:hAnsi="Arial" w:cs="Arial"/>
          <w:sz w:val="24"/>
          <w:szCs w:val="24"/>
        </w:rPr>
        <w:t>Construsite</w:t>
      </w:r>
      <w:proofErr w:type="spellEnd"/>
      <w:r w:rsidRPr="005C292A">
        <w:rPr>
          <w:rFonts w:ascii="Arial" w:hAnsi="Arial" w:cs="Arial"/>
          <w:sz w:val="24"/>
          <w:szCs w:val="24"/>
        </w:rPr>
        <w:t xml:space="preserve">, Time. 8 motivos que as pessoas compram online para você criar site profissional pago agora. </w:t>
      </w:r>
      <w:proofErr w:type="spellStart"/>
      <w:r w:rsidRPr="005C292A">
        <w:rPr>
          <w:rFonts w:ascii="Arial" w:hAnsi="Arial" w:cs="Arial"/>
          <w:b/>
          <w:sz w:val="24"/>
          <w:szCs w:val="24"/>
        </w:rPr>
        <w:t>Construsitebrasil</w:t>
      </w:r>
      <w:proofErr w:type="spellEnd"/>
      <w:r w:rsidRPr="005C292A">
        <w:rPr>
          <w:rFonts w:ascii="Arial" w:hAnsi="Arial" w:cs="Arial"/>
          <w:sz w:val="24"/>
          <w:szCs w:val="24"/>
        </w:rPr>
        <w:t xml:space="preserve">, 2021. Disponível em:  </w:t>
      </w:r>
    </w:p>
    <w:p w14:paraId="34C1A803" w14:textId="60C38186" w:rsidR="00282EBF" w:rsidRDefault="005C292A" w:rsidP="005C292A">
      <w:pPr>
        <w:spacing w:after="0" w:line="240" w:lineRule="auto"/>
        <w:rPr>
          <w:rFonts w:ascii="Arial" w:hAnsi="Arial" w:cs="Arial"/>
          <w:sz w:val="24"/>
          <w:szCs w:val="24"/>
        </w:rPr>
      </w:pPr>
      <w:r w:rsidRPr="005C292A">
        <w:rPr>
          <w:rFonts w:ascii="Arial" w:hAnsi="Arial" w:cs="Arial"/>
          <w:sz w:val="24"/>
          <w:szCs w:val="24"/>
        </w:rPr>
        <w:t>&lt;https://www.construsitebrasil.com/blog/motivos-que-pessoas-compram-online-para-criar-site&gt;. Acesso em: 25 de mai. de 2022.</w:t>
      </w:r>
      <w:ins w:id="50" w:author="ANDREIA RODRIGUES CASARE" w:date="2022-11-03T09:54:00Z">
        <w:r w:rsidR="00F31AA5">
          <w:rPr>
            <w:rFonts w:ascii="Arial" w:hAnsi="Arial" w:cs="Arial"/>
            <w:sz w:val="24"/>
            <w:szCs w:val="24"/>
          </w:rPr>
          <w:t xml:space="preserve"> </w:t>
        </w:r>
      </w:ins>
    </w:p>
    <w:p w14:paraId="474CE704" w14:textId="77777777" w:rsidR="00DB1E9A" w:rsidRDefault="00DB1E9A" w:rsidP="005C292A">
      <w:pPr>
        <w:spacing w:after="0" w:line="240" w:lineRule="auto"/>
        <w:rPr>
          <w:rFonts w:ascii="Arial" w:hAnsi="Arial" w:cs="Arial"/>
          <w:sz w:val="24"/>
          <w:szCs w:val="24"/>
        </w:rPr>
      </w:pPr>
    </w:p>
    <w:p w14:paraId="59DEFE22" w14:textId="02BBAA90" w:rsidR="00DB1E9A" w:rsidRDefault="00DB1E9A" w:rsidP="00DB1E9A">
      <w:pPr>
        <w:spacing w:after="0" w:line="240" w:lineRule="auto"/>
        <w:rPr>
          <w:rFonts w:ascii="Arial" w:hAnsi="Arial" w:cs="Arial"/>
          <w:sz w:val="24"/>
          <w:szCs w:val="24"/>
          <w:lang w:eastAsia="ja-JP"/>
        </w:rPr>
      </w:pPr>
      <w:r w:rsidRPr="00DB1E9A">
        <w:rPr>
          <w:rFonts w:ascii="Arial" w:hAnsi="Arial" w:cs="Arial"/>
          <w:sz w:val="24"/>
          <w:szCs w:val="24"/>
          <w:lang w:eastAsia="ja-JP"/>
        </w:rPr>
        <w:t xml:space="preserve">GUEDES, G, T, A, UML 2:Guia prático, 2ª Edição, SP, </w:t>
      </w:r>
      <w:proofErr w:type="spellStart"/>
      <w:r w:rsidRPr="00DB1E9A">
        <w:rPr>
          <w:rFonts w:ascii="Arial" w:hAnsi="Arial" w:cs="Arial"/>
          <w:b/>
          <w:sz w:val="24"/>
          <w:szCs w:val="24"/>
          <w:lang w:eastAsia="ja-JP"/>
        </w:rPr>
        <w:t>Novatec</w:t>
      </w:r>
      <w:proofErr w:type="spellEnd"/>
      <w:r w:rsidRPr="00DB1E9A">
        <w:rPr>
          <w:rFonts w:ascii="Arial" w:hAnsi="Arial" w:cs="Arial"/>
          <w:sz w:val="24"/>
          <w:szCs w:val="24"/>
          <w:lang w:eastAsia="ja-JP"/>
        </w:rPr>
        <w:t>, 2014. Disponível em:&lt; https://books.google.com.br/books?hl=pt-BR&amp;lr=&amp;id=YEaGDQAAQBAJ&amp;oi=fnd&amp;pg=PA15&amp;dq=o%27que+%C3%A9+um+diagrama+de+atividade&amp;ots=rcasxEDxFf&amp;sig=QFBESpC1924Y2oYD0HC8QAsnW7c#v=onepage&amp;q&amp;f=false &gt;Acesso em 25 de out de 202</w:t>
      </w:r>
      <w:r>
        <w:rPr>
          <w:rFonts w:ascii="Arial" w:hAnsi="Arial" w:cs="Arial"/>
          <w:sz w:val="24"/>
          <w:szCs w:val="24"/>
          <w:lang w:eastAsia="ja-JP"/>
        </w:rPr>
        <w:t>2</w:t>
      </w:r>
      <w:r w:rsidRPr="00DB1E9A">
        <w:rPr>
          <w:rFonts w:ascii="Arial" w:hAnsi="Arial" w:cs="Arial"/>
          <w:sz w:val="24"/>
          <w:szCs w:val="24"/>
          <w:lang w:eastAsia="ja-JP"/>
        </w:rPr>
        <w:t>.</w:t>
      </w:r>
    </w:p>
    <w:p w14:paraId="748AFE9F" w14:textId="77777777" w:rsidR="00DB1E9A" w:rsidRPr="00DB1E9A" w:rsidRDefault="00DB1E9A" w:rsidP="00DB1E9A">
      <w:pPr>
        <w:spacing w:after="0" w:line="240" w:lineRule="auto"/>
        <w:rPr>
          <w:rFonts w:ascii="Arial" w:hAnsi="Arial" w:cs="Arial"/>
          <w:sz w:val="24"/>
          <w:szCs w:val="24"/>
          <w:lang w:eastAsia="ja-JP"/>
        </w:rPr>
      </w:pPr>
    </w:p>
    <w:p w14:paraId="1B714BCA" w14:textId="5AC855DC" w:rsidR="00DB1E9A" w:rsidRPr="005C292A" w:rsidRDefault="00DB1E9A" w:rsidP="00DB1E9A">
      <w:pPr>
        <w:spacing w:after="0" w:line="240" w:lineRule="auto"/>
        <w:rPr>
          <w:rFonts w:ascii="Arial" w:hAnsi="Arial" w:cs="Arial"/>
          <w:sz w:val="24"/>
          <w:szCs w:val="24"/>
          <w:lang w:eastAsia="ja-JP"/>
        </w:rPr>
      </w:pPr>
      <w:r w:rsidRPr="00DB1E9A">
        <w:rPr>
          <w:rFonts w:ascii="Arial" w:hAnsi="Arial" w:cs="Arial"/>
          <w:sz w:val="24"/>
          <w:szCs w:val="24"/>
          <w:lang w:eastAsia="ja-JP"/>
        </w:rPr>
        <w:t>LEANDRO, O que é UML e Diagramas de caso de uso: Introdução Prática à UML. Disponível em: &lt;https://www.devmedia.com.br/o-que-e-uml-e-diagramas-de-caso-de-uso-introducao-pratica-a-uml/23408&gt; Acesso em 02 de out de 2021.</w:t>
      </w:r>
    </w:p>
    <w:p w14:paraId="1BCC8FCF" w14:textId="5E0ABF3D" w:rsidR="00877F4D" w:rsidRPr="005C292A" w:rsidRDefault="00877F4D" w:rsidP="005C292A">
      <w:pPr>
        <w:spacing w:after="0" w:line="240" w:lineRule="auto"/>
        <w:rPr>
          <w:rFonts w:ascii="Arial" w:hAnsi="Arial" w:cs="Arial"/>
          <w:sz w:val="24"/>
          <w:szCs w:val="24"/>
          <w:lang w:eastAsia="ja-JP"/>
        </w:rPr>
      </w:pPr>
    </w:p>
    <w:p w14:paraId="5D57681E" w14:textId="70A079C8" w:rsidR="00877F4D" w:rsidRPr="005C292A" w:rsidRDefault="00877F4D" w:rsidP="005C292A">
      <w:pPr>
        <w:spacing w:after="0" w:line="360" w:lineRule="auto"/>
        <w:rPr>
          <w:rFonts w:ascii="Arial" w:hAnsi="Arial" w:cs="Arial"/>
          <w:sz w:val="24"/>
          <w:szCs w:val="24"/>
          <w:lang w:eastAsia="ja-JP"/>
        </w:rPr>
      </w:pPr>
      <w:r w:rsidRPr="005C292A">
        <w:rPr>
          <w:rFonts w:ascii="Arial" w:hAnsi="Arial" w:cs="Arial"/>
          <w:sz w:val="24"/>
          <w:szCs w:val="24"/>
          <w:lang w:eastAsia="ja-JP"/>
        </w:rPr>
        <w:br w:type="page"/>
      </w:r>
    </w:p>
    <w:p w14:paraId="576CE05F" w14:textId="2493569F" w:rsidR="00877F4D" w:rsidRPr="00877F4D" w:rsidRDefault="00877F4D" w:rsidP="00282EBF">
      <w:pPr>
        <w:spacing w:after="0" w:line="360" w:lineRule="auto"/>
        <w:jc w:val="both"/>
        <w:rPr>
          <w:rFonts w:ascii="Arial" w:hAnsi="Arial" w:cs="Arial"/>
          <w:b/>
          <w:sz w:val="24"/>
          <w:szCs w:val="24"/>
          <w:lang w:eastAsia="ja-JP"/>
        </w:rPr>
      </w:pPr>
      <w:r w:rsidRPr="00877F4D">
        <w:rPr>
          <w:rFonts w:ascii="Arial" w:hAnsi="Arial" w:cs="Arial"/>
          <w:b/>
          <w:sz w:val="24"/>
          <w:szCs w:val="24"/>
          <w:lang w:eastAsia="ja-JP"/>
        </w:rPr>
        <w:lastRenderedPageBreak/>
        <w:t>ANEXOS OU APENDICES</w:t>
      </w:r>
    </w:p>
    <w:sectPr w:rsidR="00877F4D" w:rsidRPr="00877F4D" w:rsidSect="0027275D">
      <w:headerReference w:type="default" r:id="rId25"/>
      <w:pgSz w:w="11906" w:h="16838"/>
      <w:pgMar w:top="1701" w:right="1134" w:bottom="1134" w:left="1701" w:header="709" w:footer="709" w:gutter="0"/>
      <w:pgNumType w:start="7"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FB0F6" w14:textId="77777777" w:rsidR="0091586D" w:rsidRDefault="0091586D" w:rsidP="00AF6E88">
      <w:pPr>
        <w:spacing w:after="0" w:line="240" w:lineRule="auto"/>
      </w:pPr>
      <w:r>
        <w:separator/>
      </w:r>
    </w:p>
  </w:endnote>
  <w:endnote w:type="continuationSeparator" w:id="0">
    <w:p w14:paraId="2059425D" w14:textId="77777777" w:rsidR="0091586D" w:rsidRDefault="0091586D" w:rsidP="00AF6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BAE9C" w14:textId="77777777" w:rsidR="0091586D" w:rsidRDefault="0091586D" w:rsidP="00AF6E88">
      <w:pPr>
        <w:spacing w:after="0" w:line="240" w:lineRule="auto"/>
      </w:pPr>
      <w:r>
        <w:separator/>
      </w:r>
    </w:p>
  </w:footnote>
  <w:footnote w:type="continuationSeparator" w:id="0">
    <w:p w14:paraId="04D9AE04" w14:textId="77777777" w:rsidR="0091586D" w:rsidRDefault="0091586D" w:rsidP="00AF6E88">
      <w:pPr>
        <w:spacing w:after="0" w:line="240" w:lineRule="auto"/>
      </w:pPr>
      <w:r>
        <w:continuationSeparator/>
      </w:r>
    </w:p>
  </w:footnote>
  <w:footnote w:id="1">
    <w:p w14:paraId="78450CE7" w14:textId="77777777" w:rsidR="00A72C27" w:rsidRPr="00DC4D45" w:rsidRDefault="00A72C27" w:rsidP="00CA3BB7">
      <w:pPr>
        <w:pStyle w:val="Textodenotaderodap"/>
        <w:rPr>
          <w:lang w:val="pt-BR"/>
        </w:rPr>
      </w:pPr>
      <w:r>
        <w:rPr>
          <w:rStyle w:val="Refdenotaderodap"/>
        </w:rPr>
        <w:footnoteRef/>
      </w:r>
      <w:r>
        <w:t xml:space="preserve"> UML é uma serie de artefatos que nos ajuda na tarefa de modelar e documentar sistemas orientados a objetos que desenvolvemos </w:t>
      </w:r>
      <w:r w:rsidRPr="0018229A">
        <w:rPr>
          <w:szCs w:val="24"/>
        </w:rPr>
        <w:t>(RIBEIRO,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AC618" w14:textId="578FF47E" w:rsidR="00A72C27" w:rsidRPr="00A15804" w:rsidRDefault="00A72C27">
    <w:pPr>
      <w:pStyle w:val="Cabealho"/>
      <w:jc w:val="right"/>
      <w:rPr>
        <w:u w:val="single"/>
      </w:rPr>
    </w:pPr>
  </w:p>
  <w:p w14:paraId="292376F4" w14:textId="77777777" w:rsidR="00A72C27" w:rsidRDefault="00A72C2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682230"/>
      <w:docPartObj>
        <w:docPartGallery w:val="Page Numbers (Top of Page)"/>
        <w:docPartUnique/>
      </w:docPartObj>
    </w:sdtPr>
    <w:sdtContent>
      <w:p w14:paraId="06615A06" w14:textId="07A6E9E7" w:rsidR="00A72C27" w:rsidRDefault="00A72C27">
        <w:pPr>
          <w:pStyle w:val="Cabealho"/>
          <w:jc w:val="right"/>
        </w:pPr>
        <w:r>
          <w:fldChar w:fldCharType="begin"/>
        </w:r>
        <w:r>
          <w:instrText>PAGE   \* MERGEFORMAT</w:instrText>
        </w:r>
        <w:r>
          <w:fldChar w:fldCharType="separate"/>
        </w:r>
        <w:r>
          <w:rPr>
            <w:noProof/>
          </w:rPr>
          <w:t>23</w:t>
        </w:r>
        <w:r>
          <w:fldChar w:fldCharType="end"/>
        </w:r>
      </w:p>
    </w:sdtContent>
  </w:sdt>
  <w:p w14:paraId="45D60FB8" w14:textId="77777777" w:rsidR="00A72C27" w:rsidRDefault="00A72C2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559AF"/>
    <w:multiLevelType w:val="hybridMultilevel"/>
    <w:tmpl w:val="F336F642"/>
    <w:lvl w:ilvl="0" w:tplc="04160001">
      <w:start w:val="1"/>
      <w:numFmt w:val="bullet"/>
      <w:lvlText w:val=""/>
      <w:lvlJc w:val="left"/>
      <w:pPr>
        <w:ind w:left="1661" w:hanging="360"/>
      </w:pPr>
      <w:rPr>
        <w:rFonts w:ascii="Symbol" w:hAnsi="Symbol" w:hint="default"/>
      </w:rPr>
    </w:lvl>
    <w:lvl w:ilvl="1" w:tplc="04160003" w:tentative="1">
      <w:start w:val="1"/>
      <w:numFmt w:val="bullet"/>
      <w:lvlText w:val="o"/>
      <w:lvlJc w:val="left"/>
      <w:pPr>
        <w:ind w:left="2381" w:hanging="360"/>
      </w:pPr>
      <w:rPr>
        <w:rFonts w:ascii="Courier New" w:hAnsi="Courier New" w:cs="Courier New" w:hint="default"/>
      </w:rPr>
    </w:lvl>
    <w:lvl w:ilvl="2" w:tplc="04160005" w:tentative="1">
      <w:start w:val="1"/>
      <w:numFmt w:val="bullet"/>
      <w:lvlText w:val=""/>
      <w:lvlJc w:val="left"/>
      <w:pPr>
        <w:ind w:left="3101" w:hanging="360"/>
      </w:pPr>
      <w:rPr>
        <w:rFonts w:ascii="Wingdings" w:hAnsi="Wingdings" w:hint="default"/>
      </w:rPr>
    </w:lvl>
    <w:lvl w:ilvl="3" w:tplc="04160001" w:tentative="1">
      <w:start w:val="1"/>
      <w:numFmt w:val="bullet"/>
      <w:lvlText w:val=""/>
      <w:lvlJc w:val="left"/>
      <w:pPr>
        <w:ind w:left="3821" w:hanging="360"/>
      </w:pPr>
      <w:rPr>
        <w:rFonts w:ascii="Symbol" w:hAnsi="Symbol" w:hint="default"/>
      </w:rPr>
    </w:lvl>
    <w:lvl w:ilvl="4" w:tplc="04160003" w:tentative="1">
      <w:start w:val="1"/>
      <w:numFmt w:val="bullet"/>
      <w:lvlText w:val="o"/>
      <w:lvlJc w:val="left"/>
      <w:pPr>
        <w:ind w:left="4541" w:hanging="360"/>
      </w:pPr>
      <w:rPr>
        <w:rFonts w:ascii="Courier New" w:hAnsi="Courier New" w:cs="Courier New" w:hint="default"/>
      </w:rPr>
    </w:lvl>
    <w:lvl w:ilvl="5" w:tplc="04160005" w:tentative="1">
      <w:start w:val="1"/>
      <w:numFmt w:val="bullet"/>
      <w:lvlText w:val=""/>
      <w:lvlJc w:val="left"/>
      <w:pPr>
        <w:ind w:left="5261" w:hanging="360"/>
      </w:pPr>
      <w:rPr>
        <w:rFonts w:ascii="Wingdings" w:hAnsi="Wingdings" w:hint="default"/>
      </w:rPr>
    </w:lvl>
    <w:lvl w:ilvl="6" w:tplc="04160001" w:tentative="1">
      <w:start w:val="1"/>
      <w:numFmt w:val="bullet"/>
      <w:lvlText w:val=""/>
      <w:lvlJc w:val="left"/>
      <w:pPr>
        <w:ind w:left="5981" w:hanging="360"/>
      </w:pPr>
      <w:rPr>
        <w:rFonts w:ascii="Symbol" w:hAnsi="Symbol" w:hint="default"/>
      </w:rPr>
    </w:lvl>
    <w:lvl w:ilvl="7" w:tplc="04160003" w:tentative="1">
      <w:start w:val="1"/>
      <w:numFmt w:val="bullet"/>
      <w:lvlText w:val="o"/>
      <w:lvlJc w:val="left"/>
      <w:pPr>
        <w:ind w:left="6701" w:hanging="360"/>
      </w:pPr>
      <w:rPr>
        <w:rFonts w:ascii="Courier New" w:hAnsi="Courier New" w:cs="Courier New" w:hint="default"/>
      </w:rPr>
    </w:lvl>
    <w:lvl w:ilvl="8" w:tplc="04160005" w:tentative="1">
      <w:start w:val="1"/>
      <w:numFmt w:val="bullet"/>
      <w:lvlText w:val=""/>
      <w:lvlJc w:val="left"/>
      <w:pPr>
        <w:ind w:left="7421" w:hanging="360"/>
      </w:pPr>
      <w:rPr>
        <w:rFonts w:ascii="Wingdings" w:hAnsi="Wingdings" w:hint="default"/>
      </w:rPr>
    </w:lvl>
  </w:abstractNum>
  <w:abstractNum w:abstractNumId="1" w15:restartNumberingAfterBreak="0">
    <w:nsid w:val="69B5149E"/>
    <w:multiLevelType w:val="hybridMultilevel"/>
    <w:tmpl w:val="3CAAC6C6"/>
    <w:lvl w:ilvl="0" w:tplc="22323A06">
      <w:start w:val="1"/>
      <w:numFmt w:val="bullet"/>
      <w:lvlText w:val="•"/>
      <w:lvlJc w:val="left"/>
      <w:pPr>
        <w:tabs>
          <w:tab w:val="num" w:pos="720"/>
        </w:tabs>
        <w:ind w:left="720" w:hanging="360"/>
      </w:pPr>
      <w:rPr>
        <w:rFonts w:ascii="Arial" w:hAnsi="Arial" w:hint="default"/>
      </w:rPr>
    </w:lvl>
    <w:lvl w:ilvl="1" w:tplc="6E6474D4" w:tentative="1">
      <w:start w:val="1"/>
      <w:numFmt w:val="bullet"/>
      <w:lvlText w:val="•"/>
      <w:lvlJc w:val="left"/>
      <w:pPr>
        <w:tabs>
          <w:tab w:val="num" w:pos="1440"/>
        </w:tabs>
        <w:ind w:left="1440" w:hanging="360"/>
      </w:pPr>
      <w:rPr>
        <w:rFonts w:ascii="Arial" w:hAnsi="Arial" w:hint="default"/>
      </w:rPr>
    </w:lvl>
    <w:lvl w:ilvl="2" w:tplc="4F305F72" w:tentative="1">
      <w:start w:val="1"/>
      <w:numFmt w:val="bullet"/>
      <w:lvlText w:val="•"/>
      <w:lvlJc w:val="left"/>
      <w:pPr>
        <w:tabs>
          <w:tab w:val="num" w:pos="2160"/>
        </w:tabs>
        <w:ind w:left="2160" w:hanging="360"/>
      </w:pPr>
      <w:rPr>
        <w:rFonts w:ascii="Arial" w:hAnsi="Arial" w:hint="default"/>
      </w:rPr>
    </w:lvl>
    <w:lvl w:ilvl="3" w:tplc="1C46EFA2" w:tentative="1">
      <w:start w:val="1"/>
      <w:numFmt w:val="bullet"/>
      <w:lvlText w:val="•"/>
      <w:lvlJc w:val="left"/>
      <w:pPr>
        <w:tabs>
          <w:tab w:val="num" w:pos="2880"/>
        </w:tabs>
        <w:ind w:left="2880" w:hanging="360"/>
      </w:pPr>
      <w:rPr>
        <w:rFonts w:ascii="Arial" w:hAnsi="Arial" w:hint="default"/>
      </w:rPr>
    </w:lvl>
    <w:lvl w:ilvl="4" w:tplc="A9A6B0A0" w:tentative="1">
      <w:start w:val="1"/>
      <w:numFmt w:val="bullet"/>
      <w:lvlText w:val="•"/>
      <w:lvlJc w:val="left"/>
      <w:pPr>
        <w:tabs>
          <w:tab w:val="num" w:pos="3600"/>
        </w:tabs>
        <w:ind w:left="3600" w:hanging="360"/>
      </w:pPr>
      <w:rPr>
        <w:rFonts w:ascii="Arial" w:hAnsi="Arial" w:hint="default"/>
      </w:rPr>
    </w:lvl>
    <w:lvl w:ilvl="5" w:tplc="5AD0522C" w:tentative="1">
      <w:start w:val="1"/>
      <w:numFmt w:val="bullet"/>
      <w:lvlText w:val="•"/>
      <w:lvlJc w:val="left"/>
      <w:pPr>
        <w:tabs>
          <w:tab w:val="num" w:pos="4320"/>
        </w:tabs>
        <w:ind w:left="4320" w:hanging="360"/>
      </w:pPr>
      <w:rPr>
        <w:rFonts w:ascii="Arial" w:hAnsi="Arial" w:hint="default"/>
      </w:rPr>
    </w:lvl>
    <w:lvl w:ilvl="6" w:tplc="C58E8D60" w:tentative="1">
      <w:start w:val="1"/>
      <w:numFmt w:val="bullet"/>
      <w:lvlText w:val="•"/>
      <w:lvlJc w:val="left"/>
      <w:pPr>
        <w:tabs>
          <w:tab w:val="num" w:pos="5040"/>
        </w:tabs>
        <w:ind w:left="5040" w:hanging="360"/>
      </w:pPr>
      <w:rPr>
        <w:rFonts w:ascii="Arial" w:hAnsi="Arial" w:hint="default"/>
      </w:rPr>
    </w:lvl>
    <w:lvl w:ilvl="7" w:tplc="12D031CC" w:tentative="1">
      <w:start w:val="1"/>
      <w:numFmt w:val="bullet"/>
      <w:lvlText w:val="•"/>
      <w:lvlJc w:val="left"/>
      <w:pPr>
        <w:tabs>
          <w:tab w:val="num" w:pos="5760"/>
        </w:tabs>
        <w:ind w:left="5760" w:hanging="360"/>
      </w:pPr>
      <w:rPr>
        <w:rFonts w:ascii="Arial" w:hAnsi="Arial" w:hint="default"/>
      </w:rPr>
    </w:lvl>
    <w:lvl w:ilvl="8" w:tplc="EB828FC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A RODRIGUES CASARE">
    <w15:presenceInfo w15:providerId="AD" w15:userId="S::andreia.casare01@fatec.sp.gov.br::2b019752-f167-4390-8fb3-ed42504ab1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184"/>
    <w:rsid w:val="000019C9"/>
    <w:rsid w:val="00003440"/>
    <w:rsid w:val="00005365"/>
    <w:rsid w:val="00006114"/>
    <w:rsid w:val="000062F2"/>
    <w:rsid w:val="00011411"/>
    <w:rsid w:val="000144A3"/>
    <w:rsid w:val="00014BF0"/>
    <w:rsid w:val="00015586"/>
    <w:rsid w:val="00024AF4"/>
    <w:rsid w:val="00026393"/>
    <w:rsid w:val="000272F3"/>
    <w:rsid w:val="00031CCC"/>
    <w:rsid w:val="00033AAA"/>
    <w:rsid w:val="0005030D"/>
    <w:rsid w:val="00050F7B"/>
    <w:rsid w:val="000524AC"/>
    <w:rsid w:val="00053B1A"/>
    <w:rsid w:val="00056BDF"/>
    <w:rsid w:val="00061237"/>
    <w:rsid w:val="00064B5A"/>
    <w:rsid w:val="00067466"/>
    <w:rsid w:val="000711D2"/>
    <w:rsid w:val="000734FE"/>
    <w:rsid w:val="000738B8"/>
    <w:rsid w:val="000742A7"/>
    <w:rsid w:val="00074988"/>
    <w:rsid w:val="000804D0"/>
    <w:rsid w:val="00080951"/>
    <w:rsid w:val="000850EC"/>
    <w:rsid w:val="0008531B"/>
    <w:rsid w:val="00085E5E"/>
    <w:rsid w:val="00086031"/>
    <w:rsid w:val="000862D3"/>
    <w:rsid w:val="0008666A"/>
    <w:rsid w:val="00091219"/>
    <w:rsid w:val="00092ABE"/>
    <w:rsid w:val="00093077"/>
    <w:rsid w:val="0009415D"/>
    <w:rsid w:val="000A00EC"/>
    <w:rsid w:val="000A1EE0"/>
    <w:rsid w:val="000A4082"/>
    <w:rsid w:val="000A5FF0"/>
    <w:rsid w:val="000B3A94"/>
    <w:rsid w:val="000B7E8B"/>
    <w:rsid w:val="000D416D"/>
    <w:rsid w:val="000D4423"/>
    <w:rsid w:val="000D6224"/>
    <w:rsid w:val="000D7F4F"/>
    <w:rsid w:val="000E6A80"/>
    <w:rsid w:val="000F19AE"/>
    <w:rsid w:val="000F55C4"/>
    <w:rsid w:val="000F7ED8"/>
    <w:rsid w:val="00103059"/>
    <w:rsid w:val="0010671C"/>
    <w:rsid w:val="001118F6"/>
    <w:rsid w:val="001154EF"/>
    <w:rsid w:val="00117AF2"/>
    <w:rsid w:val="00121E9A"/>
    <w:rsid w:val="00126584"/>
    <w:rsid w:val="001276C5"/>
    <w:rsid w:val="00136D2E"/>
    <w:rsid w:val="00141F62"/>
    <w:rsid w:val="00144047"/>
    <w:rsid w:val="00144E48"/>
    <w:rsid w:val="00150CC8"/>
    <w:rsid w:val="00157E92"/>
    <w:rsid w:val="00165442"/>
    <w:rsid w:val="0017539D"/>
    <w:rsid w:val="0017574B"/>
    <w:rsid w:val="00183A5F"/>
    <w:rsid w:val="0018622E"/>
    <w:rsid w:val="001864CA"/>
    <w:rsid w:val="00191164"/>
    <w:rsid w:val="001B17B2"/>
    <w:rsid w:val="001B275A"/>
    <w:rsid w:val="001B7E71"/>
    <w:rsid w:val="001C0946"/>
    <w:rsid w:val="001C7313"/>
    <w:rsid w:val="001C76FD"/>
    <w:rsid w:val="001D4BD9"/>
    <w:rsid w:val="001D7969"/>
    <w:rsid w:val="001E4DCF"/>
    <w:rsid w:val="001E6F5E"/>
    <w:rsid w:val="001F5316"/>
    <w:rsid w:val="001F6259"/>
    <w:rsid w:val="001F7933"/>
    <w:rsid w:val="00200B5D"/>
    <w:rsid w:val="0020153D"/>
    <w:rsid w:val="002027A7"/>
    <w:rsid w:val="002052EE"/>
    <w:rsid w:val="00213FA4"/>
    <w:rsid w:val="00214ECF"/>
    <w:rsid w:val="002171A0"/>
    <w:rsid w:val="00217C4A"/>
    <w:rsid w:val="002218BC"/>
    <w:rsid w:val="002249FA"/>
    <w:rsid w:val="00242449"/>
    <w:rsid w:val="00242A76"/>
    <w:rsid w:val="002502B1"/>
    <w:rsid w:val="0025031E"/>
    <w:rsid w:val="00250CE1"/>
    <w:rsid w:val="002556E8"/>
    <w:rsid w:val="00257AF1"/>
    <w:rsid w:val="00266844"/>
    <w:rsid w:val="0027275D"/>
    <w:rsid w:val="00273999"/>
    <w:rsid w:val="00275C93"/>
    <w:rsid w:val="00282EBF"/>
    <w:rsid w:val="002846A3"/>
    <w:rsid w:val="0029000E"/>
    <w:rsid w:val="002928FC"/>
    <w:rsid w:val="002A01E7"/>
    <w:rsid w:val="002A040A"/>
    <w:rsid w:val="002A6517"/>
    <w:rsid w:val="002A7CC2"/>
    <w:rsid w:val="002B7D12"/>
    <w:rsid w:val="002B7DDE"/>
    <w:rsid w:val="002C007A"/>
    <w:rsid w:val="002C03BE"/>
    <w:rsid w:val="002C1038"/>
    <w:rsid w:val="002C2BA6"/>
    <w:rsid w:val="002C4175"/>
    <w:rsid w:val="002C6B91"/>
    <w:rsid w:val="002C7D23"/>
    <w:rsid w:val="002D3042"/>
    <w:rsid w:val="002D7824"/>
    <w:rsid w:val="002F2D2F"/>
    <w:rsid w:val="00300D12"/>
    <w:rsid w:val="003101E7"/>
    <w:rsid w:val="00310879"/>
    <w:rsid w:val="00314018"/>
    <w:rsid w:val="00316F97"/>
    <w:rsid w:val="003171E9"/>
    <w:rsid w:val="0033194F"/>
    <w:rsid w:val="00331E6F"/>
    <w:rsid w:val="003407FC"/>
    <w:rsid w:val="00360213"/>
    <w:rsid w:val="0036074F"/>
    <w:rsid w:val="00363468"/>
    <w:rsid w:val="003643CC"/>
    <w:rsid w:val="0037328D"/>
    <w:rsid w:val="00373FCF"/>
    <w:rsid w:val="003779FF"/>
    <w:rsid w:val="003806BA"/>
    <w:rsid w:val="00380AA2"/>
    <w:rsid w:val="00383E70"/>
    <w:rsid w:val="00384AB4"/>
    <w:rsid w:val="00385B71"/>
    <w:rsid w:val="00387F10"/>
    <w:rsid w:val="00391475"/>
    <w:rsid w:val="00397D0B"/>
    <w:rsid w:val="003A0F19"/>
    <w:rsid w:val="003A109A"/>
    <w:rsid w:val="003A4032"/>
    <w:rsid w:val="003A473B"/>
    <w:rsid w:val="003B0BDD"/>
    <w:rsid w:val="003B1CAD"/>
    <w:rsid w:val="003B5CC0"/>
    <w:rsid w:val="003D0C2B"/>
    <w:rsid w:val="003D120B"/>
    <w:rsid w:val="003D657B"/>
    <w:rsid w:val="003D6CDC"/>
    <w:rsid w:val="003D7B63"/>
    <w:rsid w:val="003E30E0"/>
    <w:rsid w:val="003E6EA5"/>
    <w:rsid w:val="003E71E1"/>
    <w:rsid w:val="003E78DD"/>
    <w:rsid w:val="003E7B97"/>
    <w:rsid w:val="003F51B7"/>
    <w:rsid w:val="003F60F0"/>
    <w:rsid w:val="00401E02"/>
    <w:rsid w:val="00405E6A"/>
    <w:rsid w:val="00410613"/>
    <w:rsid w:val="00411A6A"/>
    <w:rsid w:val="004209B0"/>
    <w:rsid w:val="004209F6"/>
    <w:rsid w:val="00427383"/>
    <w:rsid w:val="00430CC4"/>
    <w:rsid w:val="00434164"/>
    <w:rsid w:val="00436D69"/>
    <w:rsid w:val="00440C7C"/>
    <w:rsid w:val="00441600"/>
    <w:rsid w:val="00453D26"/>
    <w:rsid w:val="00454298"/>
    <w:rsid w:val="00465904"/>
    <w:rsid w:val="004671CA"/>
    <w:rsid w:val="00467615"/>
    <w:rsid w:val="0047260F"/>
    <w:rsid w:val="00473CED"/>
    <w:rsid w:val="00473FFA"/>
    <w:rsid w:val="0047405F"/>
    <w:rsid w:val="0047477D"/>
    <w:rsid w:val="004756DB"/>
    <w:rsid w:val="00475944"/>
    <w:rsid w:val="00475BBE"/>
    <w:rsid w:val="00480679"/>
    <w:rsid w:val="004839F7"/>
    <w:rsid w:val="004910E3"/>
    <w:rsid w:val="00492FF7"/>
    <w:rsid w:val="0049312E"/>
    <w:rsid w:val="00496C37"/>
    <w:rsid w:val="004978F1"/>
    <w:rsid w:val="004A32B1"/>
    <w:rsid w:val="004A3DE1"/>
    <w:rsid w:val="004A59B0"/>
    <w:rsid w:val="004B2436"/>
    <w:rsid w:val="004B2B59"/>
    <w:rsid w:val="004B59B2"/>
    <w:rsid w:val="004B6C01"/>
    <w:rsid w:val="004C031C"/>
    <w:rsid w:val="004C0DA7"/>
    <w:rsid w:val="004C5F37"/>
    <w:rsid w:val="004E30CE"/>
    <w:rsid w:val="004E3C28"/>
    <w:rsid w:val="004E706A"/>
    <w:rsid w:val="004F05A5"/>
    <w:rsid w:val="004F1249"/>
    <w:rsid w:val="0050071F"/>
    <w:rsid w:val="00501275"/>
    <w:rsid w:val="00506A85"/>
    <w:rsid w:val="00507932"/>
    <w:rsid w:val="00510757"/>
    <w:rsid w:val="005178DD"/>
    <w:rsid w:val="005320F5"/>
    <w:rsid w:val="005347F6"/>
    <w:rsid w:val="005418CB"/>
    <w:rsid w:val="00541A0A"/>
    <w:rsid w:val="00545CE2"/>
    <w:rsid w:val="00546FE7"/>
    <w:rsid w:val="00547A90"/>
    <w:rsid w:val="00551314"/>
    <w:rsid w:val="00562C56"/>
    <w:rsid w:val="005647D6"/>
    <w:rsid w:val="0056758A"/>
    <w:rsid w:val="00567CAD"/>
    <w:rsid w:val="005755F4"/>
    <w:rsid w:val="005806DB"/>
    <w:rsid w:val="00580B36"/>
    <w:rsid w:val="00582621"/>
    <w:rsid w:val="005914F5"/>
    <w:rsid w:val="005970D6"/>
    <w:rsid w:val="005B3083"/>
    <w:rsid w:val="005B4268"/>
    <w:rsid w:val="005B4721"/>
    <w:rsid w:val="005B4F96"/>
    <w:rsid w:val="005B51F8"/>
    <w:rsid w:val="005C292A"/>
    <w:rsid w:val="005C5390"/>
    <w:rsid w:val="005C6E67"/>
    <w:rsid w:val="005D3151"/>
    <w:rsid w:val="005D46CC"/>
    <w:rsid w:val="005D6CAD"/>
    <w:rsid w:val="005D7FDA"/>
    <w:rsid w:val="005E1DFB"/>
    <w:rsid w:val="005E7301"/>
    <w:rsid w:val="005F0544"/>
    <w:rsid w:val="005F0811"/>
    <w:rsid w:val="005F76CE"/>
    <w:rsid w:val="005F796F"/>
    <w:rsid w:val="00603B7B"/>
    <w:rsid w:val="006176E4"/>
    <w:rsid w:val="00622F5D"/>
    <w:rsid w:val="006253FF"/>
    <w:rsid w:val="0062740D"/>
    <w:rsid w:val="00630A53"/>
    <w:rsid w:val="00635121"/>
    <w:rsid w:val="006365E4"/>
    <w:rsid w:val="006405A1"/>
    <w:rsid w:val="0064479B"/>
    <w:rsid w:val="00645782"/>
    <w:rsid w:val="006461A8"/>
    <w:rsid w:val="00646E17"/>
    <w:rsid w:val="00652A31"/>
    <w:rsid w:val="00653891"/>
    <w:rsid w:val="00655C3F"/>
    <w:rsid w:val="00660B41"/>
    <w:rsid w:val="00661492"/>
    <w:rsid w:val="00665130"/>
    <w:rsid w:val="00667603"/>
    <w:rsid w:val="00671569"/>
    <w:rsid w:val="00675496"/>
    <w:rsid w:val="006850F2"/>
    <w:rsid w:val="00685218"/>
    <w:rsid w:val="00687AFB"/>
    <w:rsid w:val="006914FD"/>
    <w:rsid w:val="00692E90"/>
    <w:rsid w:val="00692FE4"/>
    <w:rsid w:val="0069300B"/>
    <w:rsid w:val="00693E9B"/>
    <w:rsid w:val="006A058C"/>
    <w:rsid w:val="006A392A"/>
    <w:rsid w:val="006A3DBC"/>
    <w:rsid w:val="006A4184"/>
    <w:rsid w:val="006B60D6"/>
    <w:rsid w:val="006C03DF"/>
    <w:rsid w:val="006C71E4"/>
    <w:rsid w:val="006C7343"/>
    <w:rsid w:val="006D51B9"/>
    <w:rsid w:val="006D5683"/>
    <w:rsid w:val="006E0735"/>
    <w:rsid w:val="006E3549"/>
    <w:rsid w:val="006F1EF9"/>
    <w:rsid w:val="006F2B83"/>
    <w:rsid w:val="006F304D"/>
    <w:rsid w:val="007035C6"/>
    <w:rsid w:val="0070434F"/>
    <w:rsid w:val="007058F5"/>
    <w:rsid w:val="0071244B"/>
    <w:rsid w:val="0071447C"/>
    <w:rsid w:val="007157DD"/>
    <w:rsid w:val="007224B9"/>
    <w:rsid w:val="00722A40"/>
    <w:rsid w:val="007248AB"/>
    <w:rsid w:val="00724D1E"/>
    <w:rsid w:val="00725B8B"/>
    <w:rsid w:val="00725CE6"/>
    <w:rsid w:val="00726917"/>
    <w:rsid w:val="007328B8"/>
    <w:rsid w:val="00735969"/>
    <w:rsid w:val="00736ECF"/>
    <w:rsid w:val="00746F65"/>
    <w:rsid w:val="00747986"/>
    <w:rsid w:val="00752726"/>
    <w:rsid w:val="00764469"/>
    <w:rsid w:val="00765EF1"/>
    <w:rsid w:val="0077075E"/>
    <w:rsid w:val="007775C6"/>
    <w:rsid w:val="007805F7"/>
    <w:rsid w:val="00781B06"/>
    <w:rsid w:val="0078663C"/>
    <w:rsid w:val="0078729D"/>
    <w:rsid w:val="007875CA"/>
    <w:rsid w:val="007A043D"/>
    <w:rsid w:val="007A0AB6"/>
    <w:rsid w:val="007A38F9"/>
    <w:rsid w:val="007A4293"/>
    <w:rsid w:val="007A4942"/>
    <w:rsid w:val="007A4A57"/>
    <w:rsid w:val="007A76CF"/>
    <w:rsid w:val="007B6F46"/>
    <w:rsid w:val="007C2B71"/>
    <w:rsid w:val="007D3984"/>
    <w:rsid w:val="007E61BA"/>
    <w:rsid w:val="007F0BA7"/>
    <w:rsid w:val="007F16E4"/>
    <w:rsid w:val="007F2FF3"/>
    <w:rsid w:val="007F6BED"/>
    <w:rsid w:val="00800D1A"/>
    <w:rsid w:val="00802AC1"/>
    <w:rsid w:val="00803A99"/>
    <w:rsid w:val="00806C15"/>
    <w:rsid w:val="00807825"/>
    <w:rsid w:val="008123BD"/>
    <w:rsid w:val="00814537"/>
    <w:rsid w:val="0082131C"/>
    <w:rsid w:val="0082260F"/>
    <w:rsid w:val="00831CDC"/>
    <w:rsid w:val="0083350E"/>
    <w:rsid w:val="00835458"/>
    <w:rsid w:val="00835525"/>
    <w:rsid w:val="00835D43"/>
    <w:rsid w:val="00840298"/>
    <w:rsid w:val="00841630"/>
    <w:rsid w:val="008452BD"/>
    <w:rsid w:val="00846AAA"/>
    <w:rsid w:val="00846E74"/>
    <w:rsid w:val="00852486"/>
    <w:rsid w:val="00857E6F"/>
    <w:rsid w:val="00861E06"/>
    <w:rsid w:val="0086417F"/>
    <w:rsid w:val="00870A56"/>
    <w:rsid w:val="00870D6D"/>
    <w:rsid w:val="008712BA"/>
    <w:rsid w:val="00873146"/>
    <w:rsid w:val="0087368A"/>
    <w:rsid w:val="00876188"/>
    <w:rsid w:val="008775D1"/>
    <w:rsid w:val="00877F4D"/>
    <w:rsid w:val="0088514B"/>
    <w:rsid w:val="00891658"/>
    <w:rsid w:val="00891B4F"/>
    <w:rsid w:val="008920A0"/>
    <w:rsid w:val="00894245"/>
    <w:rsid w:val="00895C34"/>
    <w:rsid w:val="008A0A37"/>
    <w:rsid w:val="008A2581"/>
    <w:rsid w:val="008A405B"/>
    <w:rsid w:val="008A4ADE"/>
    <w:rsid w:val="008B17FE"/>
    <w:rsid w:val="008B5C3A"/>
    <w:rsid w:val="008C060A"/>
    <w:rsid w:val="008C4DA9"/>
    <w:rsid w:val="008D1AB4"/>
    <w:rsid w:val="008D28A3"/>
    <w:rsid w:val="008D39DB"/>
    <w:rsid w:val="008D4F35"/>
    <w:rsid w:val="008D64B6"/>
    <w:rsid w:val="008E0831"/>
    <w:rsid w:val="008E2CD8"/>
    <w:rsid w:val="008F1F22"/>
    <w:rsid w:val="008F763F"/>
    <w:rsid w:val="009121CA"/>
    <w:rsid w:val="009132E0"/>
    <w:rsid w:val="0091586D"/>
    <w:rsid w:val="009224AB"/>
    <w:rsid w:val="00933AFA"/>
    <w:rsid w:val="00943D9D"/>
    <w:rsid w:val="00944119"/>
    <w:rsid w:val="00950E74"/>
    <w:rsid w:val="0095132F"/>
    <w:rsid w:val="00951628"/>
    <w:rsid w:val="00952CB9"/>
    <w:rsid w:val="0095513A"/>
    <w:rsid w:val="00964196"/>
    <w:rsid w:val="00971AA5"/>
    <w:rsid w:val="00975F3C"/>
    <w:rsid w:val="00982D08"/>
    <w:rsid w:val="009840B6"/>
    <w:rsid w:val="00987219"/>
    <w:rsid w:val="009912A6"/>
    <w:rsid w:val="00991BA6"/>
    <w:rsid w:val="009A0678"/>
    <w:rsid w:val="009A4138"/>
    <w:rsid w:val="009B1D80"/>
    <w:rsid w:val="009B4E2D"/>
    <w:rsid w:val="009B7EA7"/>
    <w:rsid w:val="009D7673"/>
    <w:rsid w:val="009E2689"/>
    <w:rsid w:val="009E430E"/>
    <w:rsid w:val="009E5015"/>
    <w:rsid w:val="009F1ADB"/>
    <w:rsid w:val="009F7E9C"/>
    <w:rsid w:val="00A01850"/>
    <w:rsid w:val="00A0205D"/>
    <w:rsid w:val="00A05581"/>
    <w:rsid w:val="00A10345"/>
    <w:rsid w:val="00A11053"/>
    <w:rsid w:val="00A13269"/>
    <w:rsid w:val="00A13632"/>
    <w:rsid w:val="00A1418F"/>
    <w:rsid w:val="00A14333"/>
    <w:rsid w:val="00A15804"/>
    <w:rsid w:val="00A170C6"/>
    <w:rsid w:val="00A25DD6"/>
    <w:rsid w:val="00A34F3C"/>
    <w:rsid w:val="00A36205"/>
    <w:rsid w:val="00A42974"/>
    <w:rsid w:val="00A47731"/>
    <w:rsid w:val="00A50D9C"/>
    <w:rsid w:val="00A57568"/>
    <w:rsid w:val="00A60274"/>
    <w:rsid w:val="00A64A60"/>
    <w:rsid w:val="00A6543E"/>
    <w:rsid w:val="00A65A79"/>
    <w:rsid w:val="00A663E0"/>
    <w:rsid w:val="00A726C9"/>
    <w:rsid w:val="00A72C27"/>
    <w:rsid w:val="00A74539"/>
    <w:rsid w:val="00A852BD"/>
    <w:rsid w:val="00A9244B"/>
    <w:rsid w:val="00A93EBF"/>
    <w:rsid w:val="00A9449F"/>
    <w:rsid w:val="00AA09DB"/>
    <w:rsid w:val="00AA127D"/>
    <w:rsid w:val="00AA29BD"/>
    <w:rsid w:val="00AA324B"/>
    <w:rsid w:val="00AA3632"/>
    <w:rsid w:val="00AA6B59"/>
    <w:rsid w:val="00AA76D2"/>
    <w:rsid w:val="00AB079C"/>
    <w:rsid w:val="00AB2CC9"/>
    <w:rsid w:val="00AB49A7"/>
    <w:rsid w:val="00AC3C11"/>
    <w:rsid w:val="00AC49B2"/>
    <w:rsid w:val="00AC6455"/>
    <w:rsid w:val="00AD135E"/>
    <w:rsid w:val="00AD3678"/>
    <w:rsid w:val="00AE7117"/>
    <w:rsid w:val="00AF262D"/>
    <w:rsid w:val="00AF6E88"/>
    <w:rsid w:val="00B20268"/>
    <w:rsid w:val="00B2556B"/>
    <w:rsid w:val="00B32D95"/>
    <w:rsid w:val="00B3454A"/>
    <w:rsid w:val="00B46622"/>
    <w:rsid w:val="00B46E72"/>
    <w:rsid w:val="00B47CBD"/>
    <w:rsid w:val="00B50F03"/>
    <w:rsid w:val="00B53B06"/>
    <w:rsid w:val="00B560F6"/>
    <w:rsid w:val="00B57D01"/>
    <w:rsid w:val="00B60357"/>
    <w:rsid w:val="00B657C6"/>
    <w:rsid w:val="00B65B40"/>
    <w:rsid w:val="00B75F03"/>
    <w:rsid w:val="00B76F9F"/>
    <w:rsid w:val="00B83ED7"/>
    <w:rsid w:val="00B94E13"/>
    <w:rsid w:val="00BA0145"/>
    <w:rsid w:val="00BA12AE"/>
    <w:rsid w:val="00BA1E7B"/>
    <w:rsid w:val="00BB07CE"/>
    <w:rsid w:val="00BC6520"/>
    <w:rsid w:val="00BD1BC1"/>
    <w:rsid w:val="00BD77BC"/>
    <w:rsid w:val="00BE55A6"/>
    <w:rsid w:val="00BF1CAD"/>
    <w:rsid w:val="00BF3A93"/>
    <w:rsid w:val="00C036C5"/>
    <w:rsid w:val="00C04C86"/>
    <w:rsid w:val="00C121EF"/>
    <w:rsid w:val="00C148D4"/>
    <w:rsid w:val="00C200F6"/>
    <w:rsid w:val="00C32CB7"/>
    <w:rsid w:val="00C34E44"/>
    <w:rsid w:val="00C3686B"/>
    <w:rsid w:val="00C37C74"/>
    <w:rsid w:val="00C43993"/>
    <w:rsid w:val="00C467F2"/>
    <w:rsid w:val="00C5255D"/>
    <w:rsid w:val="00C545D9"/>
    <w:rsid w:val="00C56D8E"/>
    <w:rsid w:val="00C62316"/>
    <w:rsid w:val="00C66113"/>
    <w:rsid w:val="00C7038B"/>
    <w:rsid w:val="00C74D6E"/>
    <w:rsid w:val="00C77F1F"/>
    <w:rsid w:val="00C83035"/>
    <w:rsid w:val="00C83B2D"/>
    <w:rsid w:val="00C84750"/>
    <w:rsid w:val="00C866B5"/>
    <w:rsid w:val="00C96F70"/>
    <w:rsid w:val="00C97D4E"/>
    <w:rsid w:val="00CA1C4C"/>
    <w:rsid w:val="00CA3BB7"/>
    <w:rsid w:val="00CB1209"/>
    <w:rsid w:val="00CB1F17"/>
    <w:rsid w:val="00CB22D5"/>
    <w:rsid w:val="00CB2875"/>
    <w:rsid w:val="00CB3418"/>
    <w:rsid w:val="00CB6699"/>
    <w:rsid w:val="00CC04B0"/>
    <w:rsid w:val="00CC0FDE"/>
    <w:rsid w:val="00CC3947"/>
    <w:rsid w:val="00CC60D8"/>
    <w:rsid w:val="00CD0721"/>
    <w:rsid w:val="00CD11AC"/>
    <w:rsid w:val="00CD4CD7"/>
    <w:rsid w:val="00CE0848"/>
    <w:rsid w:val="00CE38F0"/>
    <w:rsid w:val="00CE4124"/>
    <w:rsid w:val="00CF340C"/>
    <w:rsid w:val="00CF4B12"/>
    <w:rsid w:val="00D01486"/>
    <w:rsid w:val="00D02230"/>
    <w:rsid w:val="00D03C1D"/>
    <w:rsid w:val="00D059C7"/>
    <w:rsid w:val="00D12A8E"/>
    <w:rsid w:val="00D12E42"/>
    <w:rsid w:val="00D13213"/>
    <w:rsid w:val="00D14353"/>
    <w:rsid w:val="00D147FD"/>
    <w:rsid w:val="00D15D0B"/>
    <w:rsid w:val="00D1798D"/>
    <w:rsid w:val="00D21D28"/>
    <w:rsid w:val="00D3156C"/>
    <w:rsid w:val="00D3362A"/>
    <w:rsid w:val="00D417E0"/>
    <w:rsid w:val="00D43189"/>
    <w:rsid w:val="00D451AB"/>
    <w:rsid w:val="00D460ED"/>
    <w:rsid w:val="00D47D7A"/>
    <w:rsid w:val="00D51958"/>
    <w:rsid w:val="00D52BDC"/>
    <w:rsid w:val="00D53A4C"/>
    <w:rsid w:val="00D54506"/>
    <w:rsid w:val="00D569B6"/>
    <w:rsid w:val="00D74B56"/>
    <w:rsid w:val="00D84039"/>
    <w:rsid w:val="00D8738A"/>
    <w:rsid w:val="00D95925"/>
    <w:rsid w:val="00DA0506"/>
    <w:rsid w:val="00DA2D3D"/>
    <w:rsid w:val="00DB1E9A"/>
    <w:rsid w:val="00DB6A15"/>
    <w:rsid w:val="00DC001E"/>
    <w:rsid w:val="00DC050A"/>
    <w:rsid w:val="00DC093C"/>
    <w:rsid w:val="00DD1BD6"/>
    <w:rsid w:val="00DD2CA4"/>
    <w:rsid w:val="00DE09FA"/>
    <w:rsid w:val="00DF547B"/>
    <w:rsid w:val="00DF65F4"/>
    <w:rsid w:val="00DF7903"/>
    <w:rsid w:val="00E0110D"/>
    <w:rsid w:val="00E02220"/>
    <w:rsid w:val="00E0306D"/>
    <w:rsid w:val="00E0357B"/>
    <w:rsid w:val="00E055D0"/>
    <w:rsid w:val="00E05C63"/>
    <w:rsid w:val="00E107A0"/>
    <w:rsid w:val="00E11BF7"/>
    <w:rsid w:val="00E12A3A"/>
    <w:rsid w:val="00E153DF"/>
    <w:rsid w:val="00E15798"/>
    <w:rsid w:val="00E15E67"/>
    <w:rsid w:val="00E2386E"/>
    <w:rsid w:val="00E26900"/>
    <w:rsid w:val="00E330F2"/>
    <w:rsid w:val="00E35763"/>
    <w:rsid w:val="00E419D3"/>
    <w:rsid w:val="00E43E70"/>
    <w:rsid w:val="00E44D57"/>
    <w:rsid w:val="00E45875"/>
    <w:rsid w:val="00E50EEC"/>
    <w:rsid w:val="00E521FA"/>
    <w:rsid w:val="00E54445"/>
    <w:rsid w:val="00E57DDE"/>
    <w:rsid w:val="00E63440"/>
    <w:rsid w:val="00E65067"/>
    <w:rsid w:val="00E651F3"/>
    <w:rsid w:val="00E72804"/>
    <w:rsid w:val="00E74F18"/>
    <w:rsid w:val="00E750B2"/>
    <w:rsid w:val="00E8230B"/>
    <w:rsid w:val="00E90B10"/>
    <w:rsid w:val="00E9350B"/>
    <w:rsid w:val="00E955C8"/>
    <w:rsid w:val="00EA3D02"/>
    <w:rsid w:val="00EA4FDB"/>
    <w:rsid w:val="00EB0BA9"/>
    <w:rsid w:val="00EB5902"/>
    <w:rsid w:val="00EB5ACF"/>
    <w:rsid w:val="00EC0AA1"/>
    <w:rsid w:val="00EC35E2"/>
    <w:rsid w:val="00ED01A2"/>
    <w:rsid w:val="00ED6399"/>
    <w:rsid w:val="00EE075C"/>
    <w:rsid w:val="00EE1641"/>
    <w:rsid w:val="00EE1980"/>
    <w:rsid w:val="00EF349E"/>
    <w:rsid w:val="00EF5CFF"/>
    <w:rsid w:val="00F06CCA"/>
    <w:rsid w:val="00F130C2"/>
    <w:rsid w:val="00F24592"/>
    <w:rsid w:val="00F30395"/>
    <w:rsid w:val="00F31AA5"/>
    <w:rsid w:val="00F34CA0"/>
    <w:rsid w:val="00F4297B"/>
    <w:rsid w:val="00F44B8F"/>
    <w:rsid w:val="00F5101D"/>
    <w:rsid w:val="00F54850"/>
    <w:rsid w:val="00F60D4C"/>
    <w:rsid w:val="00F60EB0"/>
    <w:rsid w:val="00F6207D"/>
    <w:rsid w:val="00F667A0"/>
    <w:rsid w:val="00F703E6"/>
    <w:rsid w:val="00F733C0"/>
    <w:rsid w:val="00F766E8"/>
    <w:rsid w:val="00F80140"/>
    <w:rsid w:val="00F80CF4"/>
    <w:rsid w:val="00F8190B"/>
    <w:rsid w:val="00F821F0"/>
    <w:rsid w:val="00F836D9"/>
    <w:rsid w:val="00FA0DB8"/>
    <w:rsid w:val="00FA34D8"/>
    <w:rsid w:val="00FB0B6D"/>
    <w:rsid w:val="00FD444A"/>
    <w:rsid w:val="00FD58B7"/>
    <w:rsid w:val="00FD6BC7"/>
    <w:rsid w:val="00FD7288"/>
    <w:rsid w:val="00FD7C6A"/>
    <w:rsid w:val="00FE2B1D"/>
    <w:rsid w:val="00FF2EA8"/>
    <w:rsid w:val="00FF5618"/>
    <w:rsid w:val="00FF65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5B145"/>
  <w15:docId w15:val="{F1C103C1-2A79-439E-B833-840664465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43E"/>
  </w:style>
  <w:style w:type="paragraph" w:styleId="Ttulo1">
    <w:name w:val="heading 1"/>
    <w:basedOn w:val="Normal"/>
    <w:next w:val="Normal"/>
    <w:link w:val="Ttulo1Char"/>
    <w:uiPriority w:val="9"/>
    <w:qFormat/>
    <w:rsid w:val="00AB2CC9"/>
    <w:pPr>
      <w:spacing w:after="0" w:line="360" w:lineRule="auto"/>
      <w:jc w:val="both"/>
      <w:outlineLvl w:val="0"/>
    </w:pPr>
    <w:rPr>
      <w:rFonts w:ascii="Arial" w:hAnsi="Arial" w:cs="Arial"/>
      <w:b/>
      <w:sz w:val="24"/>
      <w:szCs w:val="24"/>
    </w:rPr>
  </w:style>
  <w:style w:type="paragraph" w:styleId="Ttulo2">
    <w:name w:val="heading 2"/>
    <w:basedOn w:val="Normal"/>
    <w:next w:val="Normal"/>
    <w:link w:val="Ttulo2Char"/>
    <w:uiPriority w:val="9"/>
    <w:unhideWhenUsed/>
    <w:qFormat/>
    <w:rsid w:val="00AB2CC9"/>
    <w:pPr>
      <w:spacing w:after="0" w:line="360" w:lineRule="auto"/>
      <w:jc w:val="both"/>
      <w:outlineLvl w:val="1"/>
    </w:pPr>
    <w:rPr>
      <w:rFonts w:ascii="Arial" w:hAnsi="Arial" w:cs="Arial"/>
      <w:sz w:val="24"/>
      <w:szCs w:val="24"/>
    </w:rPr>
  </w:style>
  <w:style w:type="paragraph" w:styleId="Ttulo3">
    <w:name w:val="heading 3"/>
    <w:basedOn w:val="Normal"/>
    <w:next w:val="Normal"/>
    <w:link w:val="Ttulo3Char"/>
    <w:uiPriority w:val="9"/>
    <w:unhideWhenUsed/>
    <w:qFormat/>
    <w:rsid w:val="00AB2CC9"/>
    <w:pPr>
      <w:spacing w:after="0" w:line="360" w:lineRule="auto"/>
      <w:jc w:val="both"/>
      <w:outlineLvl w:val="2"/>
    </w:pPr>
    <w:rPr>
      <w:rFonts w:ascii="Arial" w:hAnsi="Arial" w:cs="Arial"/>
      <w:b/>
      <w:sz w:val="24"/>
      <w:szCs w:val="24"/>
    </w:rPr>
  </w:style>
  <w:style w:type="paragraph" w:styleId="Ttulo4">
    <w:name w:val="heading 4"/>
    <w:basedOn w:val="Normal"/>
    <w:next w:val="Normal"/>
    <w:link w:val="Ttulo4Char"/>
    <w:uiPriority w:val="9"/>
    <w:unhideWhenUsed/>
    <w:qFormat/>
    <w:rsid w:val="00AB2CC9"/>
    <w:pPr>
      <w:spacing w:after="0" w:line="360" w:lineRule="auto"/>
      <w:jc w:val="both"/>
      <w:outlineLvl w:val="3"/>
    </w:pPr>
    <w:rPr>
      <w:rFonts w:ascii="Arial" w:hAnsi="Arial" w:cs="Arial"/>
      <w:sz w:val="24"/>
      <w:szCs w:val="24"/>
    </w:rPr>
  </w:style>
  <w:style w:type="paragraph" w:styleId="Ttulo5">
    <w:name w:val="heading 5"/>
    <w:basedOn w:val="Normal"/>
    <w:next w:val="Normal"/>
    <w:link w:val="Ttulo5Char"/>
    <w:uiPriority w:val="9"/>
    <w:unhideWhenUsed/>
    <w:qFormat/>
    <w:rsid w:val="00AB2CC9"/>
    <w:pPr>
      <w:spacing w:after="0" w:line="360" w:lineRule="auto"/>
      <w:jc w:val="both"/>
      <w:outlineLvl w:val="4"/>
    </w:pPr>
    <w:rPr>
      <w:rFonts w:ascii="Arial" w:hAnsi="Arial" w:cs="Arial"/>
      <w:sz w:val="24"/>
      <w:szCs w:val="24"/>
    </w:rPr>
  </w:style>
  <w:style w:type="paragraph" w:styleId="Ttulo6">
    <w:name w:val="heading 6"/>
    <w:basedOn w:val="Normal"/>
    <w:next w:val="Normal"/>
    <w:link w:val="Ttulo6Char"/>
    <w:uiPriority w:val="9"/>
    <w:unhideWhenUsed/>
    <w:qFormat/>
    <w:rsid w:val="007248AB"/>
    <w:pPr>
      <w:spacing w:after="0" w:line="360" w:lineRule="auto"/>
      <w:jc w:val="both"/>
      <w:outlineLvl w:val="5"/>
    </w:pPr>
    <w:rPr>
      <w:rFonts w:ascii="Arial" w:hAnsi="Arial" w:cs="Arial"/>
      <w:b/>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B2CC9"/>
    <w:rPr>
      <w:rFonts w:ascii="Arial" w:hAnsi="Arial" w:cs="Arial"/>
      <w:b/>
      <w:sz w:val="24"/>
      <w:szCs w:val="24"/>
    </w:rPr>
  </w:style>
  <w:style w:type="character" w:customStyle="1" w:styleId="Ttulo2Char">
    <w:name w:val="Título 2 Char"/>
    <w:basedOn w:val="Fontepargpadro"/>
    <w:link w:val="Ttulo2"/>
    <w:uiPriority w:val="9"/>
    <w:rsid w:val="00AB2CC9"/>
    <w:rPr>
      <w:rFonts w:ascii="Arial" w:hAnsi="Arial" w:cs="Arial"/>
      <w:sz w:val="24"/>
      <w:szCs w:val="24"/>
    </w:rPr>
  </w:style>
  <w:style w:type="character" w:customStyle="1" w:styleId="Ttulo3Char">
    <w:name w:val="Título 3 Char"/>
    <w:basedOn w:val="Fontepargpadro"/>
    <w:link w:val="Ttulo3"/>
    <w:uiPriority w:val="9"/>
    <w:rsid w:val="00AB2CC9"/>
    <w:rPr>
      <w:rFonts w:ascii="Arial" w:hAnsi="Arial" w:cs="Arial"/>
      <w:b/>
      <w:sz w:val="24"/>
      <w:szCs w:val="24"/>
    </w:rPr>
  </w:style>
  <w:style w:type="character" w:customStyle="1" w:styleId="Ttulo4Char">
    <w:name w:val="Título 4 Char"/>
    <w:basedOn w:val="Fontepargpadro"/>
    <w:link w:val="Ttulo4"/>
    <w:uiPriority w:val="9"/>
    <w:rsid w:val="00AB2CC9"/>
    <w:rPr>
      <w:rFonts w:ascii="Arial" w:hAnsi="Arial" w:cs="Arial"/>
      <w:sz w:val="24"/>
      <w:szCs w:val="24"/>
    </w:rPr>
  </w:style>
  <w:style w:type="character" w:customStyle="1" w:styleId="Ttulo5Char">
    <w:name w:val="Título 5 Char"/>
    <w:basedOn w:val="Fontepargpadro"/>
    <w:link w:val="Ttulo5"/>
    <w:uiPriority w:val="9"/>
    <w:rsid w:val="00AB2CC9"/>
    <w:rPr>
      <w:rFonts w:ascii="Arial" w:hAnsi="Arial" w:cs="Arial"/>
      <w:sz w:val="24"/>
      <w:szCs w:val="24"/>
    </w:rPr>
  </w:style>
  <w:style w:type="paragraph" w:styleId="Sumrio1">
    <w:name w:val="toc 1"/>
    <w:basedOn w:val="Normal"/>
    <w:next w:val="Normal"/>
    <w:autoRedefine/>
    <w:uiPriority w:val="39"/>
    <w:unhideWhenUsed/>
    <w:rsid w:val="009840B6"/>
    <w:pPr>
      <w:tabs>
        <w:tab w:val="right" w:leader="dot" w:pos="9061"/>
      </w:tabs>
      <w:spacing w:after="0" w:line="360" w:lineRule="auto"/>
      <w:jc w:val="both"/>
    </w:pPr>
    <w:rPr>
      <w:rFonts w:ascii="Arial" w:hAnsi="Arial" w:cs="Arial"/>
      <w:b/>
      <w:noProof/>
      <w:sz w:val="24"/>
      <w:szCs w:val="24"/>
    </w:rPr>
  </w:style>
  <w:style w:type="paragraph" w:styleId="Sumrio2">
    <w:name w:val="toc 2"/>
    <w:basedOn w:val="Normal"/>
    <w:next w:val="Normal"/>
    <w:autoRedefine/>
    <w:uiPriority w:val="39"/>
    <w:unhideWhenUsed/>
    <w:rsid w:val="00F80CF4"/>
    <w:pPr>
      <w:tabs>
        <w:tab w:val="right" w:leader="dot" w:pos="9061"/>
      </w:tabs>
      <w:spacing w:after="0" w:line="360" w:lineRule="auto"/>
      <w:jc w:val="both"/>
    </w:pPr>
    <w:rPr>
      <w:rFonts w:ascii="Arial" w:hAnsi="Arial" w:cs="Arial"/>
      <w:noProof/>
      <w:sz w:val="24"/>
      <w:szCs w:val="24"/>
    </w:rPr>
  </w:style>
  <w:style w:type="paragraph" w:styleId="Sumrio3">
    <w:name w:val="toc 3"/>
    <w:basedOn w:val="Normal"/>
    <w:next w:val="Normal"/>
    <w:autoRedefine/>
    <w:uiPriority w:val="39"/>
    <w:unhideWhenUsed/>
    <w:rsid w:val="009840B6"/>
    <w:pPr>
      <w:tabs>
        <w:tab w:val="right" w:leader="dot" w:pos="9061"/>
      </w:tabs>
      <w:spacing w:after="0" w:line="360" w:lineRule="auto"/>
      <w:jc w:val="both"/>
    </w:pPr>
    <w:rPr>
      <w:rFonts w:ascii="Arial" w:hAnsi="Arial" w:cs="Arial"/>
      <w:b/>
      <w:noProof/>
      <w:sz w:val="24"/>
      <w:szCs w:val="24"/>
    </w:rPr>
  </w:style>
  <w:style w:type="paragraph" w:styleId="Sumrio4">
    <w:name w:val="toc 4"/>
    <w:basedOn w:val="Normal"/>
    <w:next w:val="Normal"/>
    <w:autoRedefine/>
    <w:uiPriority w:val="39"/>
    <w:unhideWhenUsed/>
    <w:rsid w:val="000711D2"/>
    <w:pPr>
      <w:spacing w:after="100"/>
      <w:ind w:left="660"/>
    </w:pPr>
  </w:style>
  <w:style w:type="paragraph" w:styleId="Sumrio5">
    <w:name w:val="toc 5"/>
    <w:basedOn w:val="Normal"/>
    <w:next w:val="Normal"/>
    <w:autoRedefine/>
    <w:uiPriority w:val="39"/>
    <w:unhideWhenUsed/>
    <w:rsid w:val="000711D2"/>
    <w:pPr>
      <w:spacing w:after="100"/>
      <w:ind w:left="880"/>
    </w:pPr>
  </w:style>
  <w:style w:type="character" w:styleId="Hyperlink">
    <w:name w:val="Hyperlink"/>
    <w:basedOn w:val="Fontepargpadro"/>
    <w:uiPriority w:val="99"/>
    <w:unhideWhenUsed/>
    <w:rsid w:val="000711D2"/>
    <w:rPr>
      <w:color w:val="0000FF" w:themeColor="hyperlink"/>
      <w:u w:val="single"/>
    </w:rPr>
  </w:style>
  <w:style w:type="paragraph" w:styleId="Textodebalo">
    <w:name w:val="Balloon Text"/>
    <w:basedOn w:val="Normal"/>
    <w:link w:val="TextodebaloChar"/>
    <w:uiPriority w:val="99"/>
    <w:semiHidden/>
    <w:unhideWhenUsed/>
    <w:rsid w:val="00800D1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00D1A"/>
    <w:rPr>
      <w:rFonts w:ascii="Tahoma" w:hAnsi="Tahoma" w:cs="Tahoma"/>
      <w:sz w:val="16"/>
      <w:szCs w:val="16"/>
    </w:rPr>
  </w:style>
  <w:style w:type="table" w:styleId="Tabelacomgrade">
    <w:name w:val="Table Grid"/>
    <w:basedOn w:val="Tabelanormal"/>
    <w:uiPriority w:val="59"/>
    <w:rsid w:val="00BA1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basedOn w:val="Normal"/>
    <w:uiPriority w:val="1"/>
    <w:qFormat/>
    <w:rsid w:val="00024AF4"/>
    <w:pPr>
      <w:spacing w:after="0" w:line="240" w:lineRule="auto"/>
      <w:jc w:val="both"/>
    </w:pPr>
    <w:rPr>
      <w:rFonts w:ascii="Arial" w:hAnsi="Arial" w:cs="Arial"/>
      <w:sz w:val="20"/>
      <w:szCs w:val="20"/>
    </w:rPr>
  </w:style>
  <w:style w:type="character" w:customStyle="1" w:styleId="Ttulo6Char">
    <w:name w:val="Título 6 Char"/>
    <w:basedOn w:val="Fontepargpadro"/>
    <w:link w:val="Ttulo6"/>
    <w:uiPriority w:val="9"/>
    <w:rsid w:val="007248AB"/>
    <w:rPr>
      <w:rFonts w:ascii="Arial" w:hAnsi="Arial" w:cs="Arial"/>
      <w:b/>
      <w:sz w:val="24"/>
      <w:szCs w:val="24"/>
    </w:rPr>
  </w:style>
  <w:style w:type="paragraph" w:styleId="Cabealho">
    <w:name w:val="header"/>
    <w:basedOn w:val="Normal"/>
    <w:link w:val="CabealhoChar"/>
    <w:uiPriority w:val="99"/>
    <w:unhideWhenUsed/>
    <w:rsid w:val="00AF6E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F6E88"/>
  </w:style>
  <w:style w:type="paragraph" w:styleId="Rodap">
    <w:name w:val="footer"/>
    <w:basedOn w:val="Normal"/>
    <w:link w:val="RodapChar"/>
    <w:uiPriority w:val="99"/>
    <w:unhideWhenUsed/>
    <w:rsid w:val="00AF6E88"/>
    <w:pPr>
      <w:tabs>
        <w:tab w:val="center" w:pos="4252"/>
        <w:tab w:val="right" w:pos="8504"/>
      </w:tabs>
      <w:spacing w:after="0" w:line="240" w:lineRule="auto"/>
    </w:pPr>
  </w:style>
  <w:style w:type="character" w:customStyle="1" w:styleId="RodapChar">
    <w:name w:val="Rodapé Char"/>
    <w:basedOn w:val="Fontepargpadro"/>
    <w:link w:val="Rodap"/>
    <w:uiPriority w:val="99"/>
    <w:rsid w:val="00AF6E88"/>
  </w:style>
  <w:style w:type="paragraph" w:styleId="NormalWeb">
    <w:name w:val="Normal (Web)"/>
    <w:basedOn w:val="Normal"/>
    <w:uiPriority w:val="99"/>
    <w:unhideWhenUsed/>
    <w:rsid w:val="005970D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hor7">
    <w:name w:val="author7"/>
    <w:basedOn w:val="Fontepargpadro"/>
    <w:rsid w:val="005970D6"/>
  </w:style>
  <w:style w:type="character" w:styleId="Refdecomentrio">
    <w:name w:val="annotation reference"/>
    <w:basedOn w:val="Fontepargpadro"/>
    <w:uiPriority w:val="99"/>
    <w:semiHidden/>
    <w:unhideWhenUsed/>
    <w:rsid w:val="00E54445"/>
    <w:rPr>
      <w:sz w:val="16"/>
      <w:szCs w:val="16"/>
    </w:rPr>
  </w:style>
  <w:style w:type="paragraph" w:styleId="Textodecomentrio">
    <w:name w:val="annotation text"/>
    <w:basedOn w:val="Normal"/>
    <w:link w:val="TextodecomentrioChar"/>
    <w:uiPriority w:val="99"/>
    <w:semiHidden/>
    <w:unhideWhenUsed/>
    <w:rsid w:val="00E5444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54445"/>
    <w:rPr>
      <w:sz w:val="20"/>
      <w:szCs w:val="20"/>
    </w:rPr>
  </w:style>
  <w:style w:type="paragraph" w:styleId="Assuntodocomentrio">
    <w:name w:val="annotation subject"/>
    <w:basedOn w:val="Textodecomentrio"/>
    <w:next w:val="Textodecomentrio"/>
    <w:link w:val="AssuntodocomentrioChar"/>
    <w:uiPriority w:val="99"/>
    <w:semiHidden/>
    <w:unhideWhenUsed/>
    <w:rsid w:val="00E54445"/>
    <w:rPr>
      <w:b/>
      <w:bCs/>
    </w:rPr>
  </w:style>
  <w:style w:type="character" w:customStyle="1" w:styleId="AssuntodocomentrioChar">
    <w:name w:val="Assunto do comentário Char"/>
    <w:basedOn w:val="TextodecomentrioChar"/>
    <w:link w:val="Assuntodocomentrio"/>
    <w:uiPriority w:val="99"/>
    <w:semiHidden/>
    <w:rsid w:val="00E54445"/>
    <w:rPr>
      <w:b/>
      <w:bCs/>
      <w:sz w:val="20"/>
      <w:szCs w:val="20"/>
    </w:rPr>
  </w:style>
  <w:style w:type="paragraph" w:styleId="PargrafodaLista">
    <w:name w:val="List Paragraph"/>
    <w:basedOn w:val="Normal"/>
    <w:uiPriority w:val="34"/>
    <w:qFormat/>
    <w:rsid w:val="005E7301"/>
    <w:pPr>
      <w:ind w:left="720"/>
      <w:contextualSpacing/>
    </w:pPr>
  </w:style>
  <w:style w:type="paragraph" w:styleId="Legenda">
    <w:name w:val="caption"/>
    <w:basedOn w:val="Normal"/>
    <w:next w:val="Normal"/>
    <w:uiPriority w:val="35"/>
    <w:unhideWhenUsed/>
    <w:qFormat/>
    <w:rsid w:val="0037328D"/>
    <w:pPr>
      <w:widowControl w:val="0"/>
      <w:autoSpaceDE w:val="0"/>
      <w:autoSpaceDN w:val="0"/>
      <w:spacing w:line="240" w:lineRule="auto"/>
    </w:pPr>
    <w:rPr>
      <w:rFonts w:ascii="Arial" w:eastAsia="Arial" w:hAnsi="Arial" w:cs="Arial"/>
      <w:i/>
      <w:iCs/>
      <w:color w:val="1F497D" w:themeColor="text2"/>
      <w:sz w:val="18"/>
      <w:szCs w:val="18"/>
      <w:lang w:val="pt-PT"/>
    </w:rPr>
  </w:style>
  <w:style w:type="paragraph" w:styleId="Corpodetexto">
    <w:name w:val="Body Text"/>
    <w:basedOn w:val="Normal"/>
    <w:link w:val="CorpodetextoChar"/>
    <w:uiPriority w:val="1"/>
    <w:qFormat/>
    <w:rsid w:val="00BD77BC"/>
    <w:pPr>
      <w:widowControl w:val="0"/>
      <w:autoSpaceDE w:val="0"/>
      <w:autoSpaceDN w:val="0"/>
      <w:spacing w:after="0" w:line="240" w:lineRule="auto"/>
    </w:pPr>
    <w:rPr>
      <w:rFonts w:ascii="Arial" w:eastAsia="Arial" w:hAnsi="Arial" w:cs="Arial"/>
      <w:sz w:val="24"/>
      <w:szCs w:val="24"/>
      <w:lang w:val="pt-PT"/>
    </w:rPr>
  </w:style>
  <w:style w:type="character" w:customStyle="1" w:styleId="CorpodetextoChar">
    <w:name w:val="Corpo de texto Char"/>
    <w:basedOn w:val="Fontepargpadro"/>
    <w:link w:val="Corpodetexto"/>
    <w:uiPriority w:val="1"/>
    <w:rsid w:val="00BD77BC"/>
    <w:rPr>
      <w:rFonts w:ascii="Arial" w:eastAsia="Arial" w:hAnsi="Arial" w:cs="Arial"/>
      <w:sz w:val="24"/>
      <w:szCs w:val="24"/>
      <w:lang w:val="pt-PT"/>
    </w:rPr>
  </w:style>
  <w:style w:type="character" w:customStyle="1" w:styleId="normaltextrun">
    <w:name w:val="normaltextrun"/>
    <w:basedOn w:val="Fontepargpadro"/>
    <w:rsid w:val="006A058C"/>
  </w:style>
  <w:style w:type="paragraph" w:styleId="Reviso">
    <w:name w:val="Revision"/>
    <w:hidden/>
    <w:uiPriority w:val="99"/>
    <w:semiHidden/>
    <w:rsid w:val="000F55C4"/>
    <w:pPr>
      <w:spacing w:after="0" w:line="240" w:lineRule="auto"/>
    </w:pPr>
  </w:style>
  <w:style w:type="paragraph" w:styleId="Textodenotaderodap">
    <w:name w:val="footnote text"/>
    <w:basedOn w:val="Normal"/>
    <w:link w:val="TextodenotaderodapChar"/>
    <w:uiPriority w:val="99"/>
    <w:semiHidden/>
    <w:unhideWhenUsed/>
    <w:rsid w:val="00CA3BB7"/>
    <w:pPr>
      <w:widowControl w:val="0"/>
      <w:autoSpaceDE w:val="0"/>
      <w:autoSpaceDN w:val="0"/>
      <w:spacing w:after="0" w:line="240" w:lineRule="auto"/>
    </w:pPr>
    <w:rPr>
      <w:rFonts w:ascii="Arial" w:eastAsia="Arial" w:hAnsi="Arial" w:cs="Arial"/>
      <w:sz w:val="20"/>
      <w:szCs w:val="20"/>
      <w:lang w:val="pt-PT"/>
    </w:rPr>
  </w:style>
  <w:style w:type="character" w:customStyle="1" w:styleId="TextodenotaderodapChar">
    <w:name w:val="Texto de nota de rodapé Char"/>
    <w:basedOn w:val="Fontepargpadro"/>
    <w:link w:val="Textodenotaderodap"/>
    <w:uiPriority w:val="99"/>
    <w:semiHidden/>
    <w:rsid w:val="00CA3BB7"/>
    <w:rPr>
      <w:rFonts w:ascii="Arial" w:eastAsia="Arial" w:hAnsi="Arial" w:cs="Arial"/>
      <w:sz w:val="20"/>
      <w:szCs w:val="20"/>
      <w:lang w:val="pt-PT"/>
    </w:rPr>
  </w:style>
  <w:style w:type="character" w:styleId="Refdenotaderodap">
    <w:name w:val="footnote reference"/>
    <w:basedOn w:val="Fontepargpadro"/>
    <w:uiPriority w:val="99"/>
    <w:semiHidden/>
    <w:unhideWhenUsed/>
    <w:rsid w:val="00CA3BB7"/>
    <w:rPr>
      <w:vertAlign w:val="superscript"/>
    </w:rPr>
  </w:style>
  <w:style w:type="paragraph" w:styleId="ndicedeilustraes">
    <w:name w:val="table of figures"/>
    <w:basedOn w:val="Normal"/>
    <w:next w:val="Normal"/>
    <w:uiPriority w:val="99"/>
    <w:unhideWhenUsed/>
    <w:rsid w:val="005D46CC"/>
    <w:pPr>
      <w:spacing w:after="0"/>
    </w:pPr>
  </w:style>
  <w:style w:type="paragraph" w:styleId="CabealhodoSumrio">
    <w:name w:val="TOC Heading"/>
    <w:basedOn w:val="Ttulo1"/>
    <w:next w:val="Normal"/>
    <w:uiPriority w:val="39"/>
    <w:unhideWhenUsed/>
    <w:qFormat/>
    <w:rsid w:val="00E65067"/>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52298">
      <w:bodyDiv w:val="1"/>
      <w:marLeft w:val="0"/>
      <w:marRight w:val="0"/>
      <w:marTop w:val="0"/>
      <w:marBottom w:val="0"/>
      <w:divBdr>
        <w:top w:val="none" w:sz="0" w:space="0" w:color="auto"/>
        <w:left w:val="none" w:sz="0" w:space="0" w:color="auto"/>
        <w:bottom w:val="none" w:sz="0" w:space="0" w:color="auto"/>
        <w:right w:val="none" w:sz="0" w:space="0" w:color="auto"/>
      </w:divBdr>
    </w:div>
    <w:div w:id="303048836">
      <w:bodyDiv w:val="1"/>
      <w:marLeft w:val="0"/>
      <w:marRight w:val="0"/>
      <w:marTop w:val="0"/>
      <w:marBottom w:val="0"/>
      <w:divBdr>
        <w:top w:val="none" w:sz="0" w:space="0" w:color="auto"/>
        <w:left w:val="none" w:sz="0" w:space="0" w:color="auto"/>
        <w:bottom w:val="none" w:sz="0" w:space="0" w:color="auto"/>
        <w:right w:val="none" w:sz="0" w:space="0" w:color="auto"/>
      </w:divBdr>
      <w:divsChild>
        <w:div w:id="1267343275">
          <w:marLeft w:val="360"/>
          <w:marRight w:val="0"/>
          <w:marTop w:val="200"/>
          <w:marBottom w:val="0"/>
          <w:divBdr>
            <w:top w:val="none" w:sz="0" w:space="0" w:color="auto"/>
            <w:left w:val="none" w:sz="0" w:space="0" w:color="auto"/>
            <w:bottom w:val="none" w:sz="0" w:space="0" w:color="auto"/>
            <w:right w:val="none" w:sz="0" w:space="0" w:color="auto"/>
          </w:divBdr>
        </w:div>
        <w:div w:id="2024555244">
          <w:marLeft w:val="360"/>
          <w:marRight w:val="0"/>
          <w:marTop w:val="200"/>
          <w:marBottom w:val="0"/>
          <w:divBdr>
            <w:top w:val="none" w:sz="0" w:space="0" w:color="auto"/>
            <w:left w:val="none" w:sz="0" w:space="0" w:color="auto"/>
            <w:bottom w:val="none" w:sz="0" w:space="0" w:color="auto"/>
            <w:right w:val="none" w:sz="0" w:space="0" w:color="auto"/>
          </w:divBdr>
        </w:div>
        <w:div w:id="262416197">
          <w:marLeft w:val="360"/>
          <w:marRight w:val="0"/>
          <w:marTop w:val="200"/>
          <w:marBottom w:val="0"/>
          <w:divBdr>
            <w:top w:val="none" w:sz="0" w:space="0" w:color="auto"/>
            <w:left w:val="none" w:sz="0" w:space="0" w:color="auto"/>
            <w:bottom w:val="none" w:sz="0" w:space="0" w:color="auto"/>
            <w:right w:val="none" w:sz="0" w:space="0" w:color="auto"/>
          </w:divBdr>
        </w:div>
      </w:divsChild>
    </w:div>
    <w:div w:id="843133296">
      <w:bodyDiv w:val="1"/>
      <w:marLeft w:val="0"/>
      <w:marRight w:val="0"/>
      <w:marTop w:val="0"/>
      <w:marBottom w:val="0"/>
      <w:divBdr>
        <w:top w:val="none" w:sz="0" w:space="0" w:color="auto"/>
        <w:left w:val="none" w:sz="0" w:space="0" w:color="auto"/>
        <w:bottom w:val="none" w:sz="0" w:space="0" w:color="auto"/>
        <w:right w:val="none" w:sz="0" w:space="0" w:color="auto"/>
      </w:divBdr>
    </w:div>
    <w:div w:id="1528712591">
      <w:bodyDiv w:val="1"/>
      <w:marLeft w:val="0"/>
      <w:marRight w:val="0"/>
      <w:marTop w:val="0"/>
      <w:marBottom w:val="0"/>
      <w:divBdr>
        <w:top w:val="none" w:sz="0" w:space="0" w:color="auto"/>
        <w:left w:val="none" w:sz="0" w:space="0" w:color="auto"/>
        <w:bottom w:val="none" w:sz="0" w:space="0" w:color="auto"/>
        <w:right w:val="none" w:sz="0" w:space="0" w:color="auto"/>
      </w:divBdr>
    </w:div>
    <w:div w:id="18007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072C43A82CF4AB881328DD0E278C218"/>
        <w:category>
          <w:name w:val="Geral"/>
          <w:gallery w:val="placeholder"/>
        </w:category>
        <w:types>
          <w:type w:val="bbPlcHdr"/>
        </w:types>
        <w:behaviors>
          <w:behavior w:val="content"/>
        </w:behaviors>
        <w:guid w:val="{8C4E5CEF-0BBD-4D35-B802-3BBCC9071DCB}"/>
      </w:docPartPr>
      <w:docPartBody>
        <w:p w:rsidR="006D53CA" w:rsidRDefault="008D0F11" w:rsidP="008D0F11">
          <w:pPr>
            <w:pStyle w:val="0072C43A82CF4AB881328DD0E278C218"/>
          </w:pPr>
          <w:r>
            <w:rPr>
              <w:rStyle w:val="TextodoEspaoReservado"/>
            </w:rPr>
            <w:t>Escolher um item.</w:t>
          </w:r>
        </w:p>
      </w:docPartBody>
    </w:docPart>
    <w:docPart>
      <w:docPartPr>
        <w:name w:val="BFBEC63A8E8E4E57A43563E90AAE10A9"/>
        <w:category>
          <w:name w:val="Geral"/>
          <w:gallery w:val="placeholder"/>
        </w:category>
        <w:types>
          <w:type w:val="bbPlcHdr"/>
        </w:types>
        <w:behaviors>
          <w:behavior w:val="content"/>
        </w:behaviors>
        <w:guid w:val="{175FA413-11BF-4D75-A803-01C3BE5BEB3D}"/>
      </w:docPartPr>
      <w:docPartBody>
        <w:p w:rsidR="006D53CA" w:rsidRDefault="008D0F11" w:rsidP="008D0F11">
          <w:pPr>
            <w:pStyle w:val="BFBEC63A8E8E4E57A43563E90AAE10A9"/>
          </w:pPr>
          <w:r>
            <w:rPr>
              <w:rStyle w:val="TextodoEspaoReservado"/>
            </w:rPr>
            <w:t>Escolher um item.</w:t>
          </w:r>
        </w:p>
      </w:docPartBody>
    </w:docPart>
    <w:docPart>
      <w:docPartPr>
        <w:name w:val="A8594B67E93C4129A344FF63C6D82EB0"/>
        <w:category>
          <w:name w:val="Geral"/>
          <w:gallery w:val="placeholder"/>
        </w:category>
        <w:types>
          <w:type w:val="bbPlcHdr"/>
        </w:types>
        <w:behaviors>
          <w:behavior w:val="content"/>
        </w:behaviors>
        <w:guid w:val="{9974A8D6-41C4-4837-B937-2C14918F432C}"/>
      </w:docPartPr>
      <w:docPartBody>
        <w:p w:rsidR="00AD5CD8" w:rsidRDefault="006D53CA" w:rsidP="006D53CA">
          <w:pPr>
            <w:pStyle w:val="A8594B67E93C4129A344FF63C6D82EB0"/>
          </w:pPr>
          <w:r>
            <w:rPr>
              <w:rStyle w:val="TextodoEspaoReservado"/>
            </w:rPr>
            <w:t>Escolher um item.</w:t>
          </w:r>
        </w:p>
      </w:docPartBody>
    </w:docPart>
    <w:docPart>
      <w:docPartPr>
        <w:name w:val="23E4BACB841E455A963A93F78A575319"/>
        <w:category>
          <w:name w:val="Geral"/>
          <w:gallery w:val="placeholder"/>
        </w:category>
        <w:types>
          <w:type w:val="bbPlcHdr"/>
        </w:types>
        <w:behaviors>
          <w:behavior w:val="content"/>
        </w:behaviors>
        <w:guid w:val="{801BED28-C48D-4EA3-8150-0FF34AA353F5}"/>
      </w:docPartPr>
      <w:docPartBody>
        <w:p w:rsidR="00AD5CD8" w:rsidRDefault="006D53CA" w:rsidP="006D53CA">
          <w:pPr>
            <w:pStyle w:val="23E4BACB841E455A963A93F78A575319"/>
          </w:pPr>
          <w:r>
            <w:rPr>
              <w:rStyle w:val="TextodoEspaoReservado"/>
            </w:rPr>
            <w:t>Escolher um item.</w:t>
          </w:r>
        </w:p>
      </w:docPartBody>
    </w:docPart>
    <w:docPart>
      <w:docPartPr>
        <w:name w:val="4B87C225E2B048059A1CD29D917600BB"/>
        <w:category>
          <w:name w:val="Geral"/>
          <w:gallery w:val="placeholder"/>
        </w:category>
        <w:types>
          <w:type w:val="bbPlcHdr"/>
        </w:types>
        <w:behaviors>
          <w:behavior w:val="content"/>
        </w:behaviors>
        <w:guid w:val="{03148ED8-4C47-4D96-9A2B-9CB0FE74317D}"/>
      </w:docPartPr>
      <w:docPartBody>
        <w:p w:rsidR="00AD5CD8" w:rsidRDefault="006D53CA" w:rsidP="006D53CA">
          <w:pPr>
            <w:pStyle w:val="4B87C225E2B048059A1CD29D917600BB"/>
          </w:pPr>
          <w:r>
            <w:rPr>
              <w:rStyle w:val="TextodoEspaoReservado"/>
            </w:rPr>
            <w:t>Escolher um item.</w:t>
          </w:r>
        </w:p>
      </w:docPartBody>
    </w:docPart>
    <w:docPart>
      <w:docPartPr>
        <w:name w:val="69143272852B40CD99CC3307AEEF6716"/>
        <w:category>
          <w:name w:val="Geral"/>
          <w:gallery w:val="placeholder"/>
        </w:category>
        <w:types>
          <w:type w:val="bbPlcHdr"/>
        </w:types>
        <w:behaviors>
          <w:behavior w:val="content"/>
        </w:behaviors>
        <w:guid w:val="{FD23596C-84EC-4F83-AD4F-48C4BB16B513}"/>
      </w:docPartPr>
      <w:docPartBody>
        <w:p w:rsidR="00AD5CD8" w:rsidRDefault="006D53CA" w:rsidP="006D53CA">
          <w:pPr>
            <w:pStyle w:val="69143272852B40CD99CC3307AEEF6716"/>
          </w:pPr>
          <w:r>
            <w:rPr>
              <w:rStyle w:val="TextodoEspaoReservado"/>
            </w:rPr>
            <w:t>Escolher um item.</w:t>
          </w:r>
        </w:p>
      </w:docPartBody>
    </w:docPart>
    <w:docPart>
      <w:docPartPr>
        <w:name w:val="8DC818F67F5849668FAFE8CB05A5CCCE"/>
        <w:category>
          <w:name w:val="Geral"/>
          <w:gallery w:val="placeholder"/>
        </w:category>
        <w:types>
          <w:type w:val="bbPlcHdr"/>
        </w:types>
        <w:behaviors>
          <w:behavior w:val="content"/>
        </w:behaviors>
        <w:guid w:val="{C11E6338-C8FB-4B97-9F6D-6D6A1FED5778}"/>
      </w:docPartPr>
      <w:docPartBody>
        <w:p w:rsidR="00AD5CD8" w:rsidRDefault="006D53CA" w:rsidP="006D53CA">
          <w:pPr>
            <w:pStyle w:val="8DC818F67F5849668FAFE8CB05A5CCCE"/>
          </w:pPr>
          <w:r>
            <w:rPr>
              <w:rStyle w:val="TextodoEspaoReservado"/>
            </w:rPr>
            <w:t>Escolher um item.</w:t>
          </w:r>
        </w:p>
      </w:docPartBody>
    </w:docPart>
    <w:docPart>
      <w:docPartPr>
        <w:name w:val="EC3190B81180431FB1F75CB2DCCF4231"/>
        <w:category>
          <w:name w:val="Geral"/>
          <w:gallery w:val="placeholder"/>
        </w:category>
        <w:types>
          <w:type w:val="bbPlcHdr"/>
        </w:types>
        <w:behaviors>
          <w:behavior w:val="content"/>
        </w:behaviors>
        <w:guid w:val="{EF8BD002-6030-4C80-9025-04A8F157E1D6}"/>
      </w:docPartPr>
      <w:docPartBody>
        <w:p w:rsidR="00AD5CD8" w:rsidRDefault="006D53CA" w:rsidP="006D53CA">
          <w:pPr>
            <w:pStyle w:val="EC3190B81180431FB1F75CB2DCCF4231"/>
          </w:pPr>
          <w:r>
            <w:rPr>
              <w:rStyle w:val="TextodoEspaoReservado"/>
            </w:rPr>
            <w:t>Escolher um item.</w:t>
          </w:r>
        </w:p>
      </w:docPartBody>
    </w:docPart>
    <w:docPart>
      <w:docPartPr>
        <w:name w:val="713FAD7BE9324FBCAA77116B7457FB1D"/>
        <w:category>
          <w:name w:val="Geral"/>
          <w:gallery w:val="placeholder"/>
        </w:category>
        <w:types>
          <w:type w:val="bbPlcHdr"/>
        </w:types>
        <w:behaviors>
          <w:behavior w:val="content"/>
        </w:behaviors>
        <w:guid w:val="{DCC9B874-FF25-41FC-A199-269A9A8D2DBC}"/>
      </w:docPartPr>
      <w:docPartBody>
        <w:p w:rsidR="00AD5CD8" w:rsidRDefault="006D53CA" w:rsidP="006D53CA">
          <w:pPr>
            <w:pStyle w:val="713FAD7BE9324FBCAA77116B7457FB1D"/>
          </w:pPr>
          <w:r>
            <w:rPr>
              <w:rStyle w:val="TextodoEspaoReservado"/>
            </w:rPr>
            <w:t>Escolher um item.</w:t>
          </w:r>
        </w:p>
      </w:docPartBody>
    </w:docPart>
    <w:docPart>
      <w:docPartPr>
        <w:name w:val="D2183797280B4092A72C8B7DB714E358"/>
        <w:category>
          <w:name w:val="Geral"/>
          <w:gallery w:val="placeholder"/>
        </w:category>
        <w:types>
          <w:type w:val="bbPlcHdr"/>
        </w:types>
        <w:behaviors>
          <w:behavior w:val="content"/>
        </w:behaviors>
        <w:guid w:val="{267DF597-3DD9-4D38-B186-CD973A5F98CC}"/>
      </w:docPartPr>
      <w:docPartBody>
        <w:p w:rsidR="00AD5CD8" w:rsidRDefault="006D53CA" w:rsidP="006D53CA">
          <w:pPr>
            <w:pStyle w:val="D2183797280B4092A72C8B7DB714E358"/>
          </w:pPr>
          <w:r>
            <w:rPr>
              <w:rStyle w:val="TextodoEspaoReservado"/>
            </w:rPr>
            <w:t>Escolher um item.</w:t>
          </w:r>
        </w:p>
      </w:docPartBody>
    </w:docPart>
    <w:docPart>
      <w:docPartPr>
        <w:name w:val="1182821AEAAA41799FB0E4ECD85EACEC"/>
        <w:category>
          <w:name w:val="Geral"/>
          <w:gallery w:val="placeholder"/>
        </w:category>
        <w:types>
          <w:type w:val="bbPlcHdr"/>
        </w:types>
        <w:behaviors>
          <w:behavior w:val="content"/>
        </w:behaviors>
        <w:guid w:val="{538B18E6-FE58-4734-B538-0D1F0B8A618B}"/>
      </w:docPartPr>
      <w:docPartBody>
        <w:p w:rsidR="0015548C" w:rsidRDefault="0015548C" w:rsidP="0015548C">
          <w:pPr>
            <w:pStyle w:val="1182821AEAAA41799FB0E4ECD85EACEC"/>
          </w:pPr>
          <w:r>
            <w:rPr>
              <w:rStyle w:val="TextodoEspaoReservado"/>
            </w:rPr>
            <w:t>Escolher um item.</w:t>
          </w:r>
        </w:p>
      </w:docPartBody>
    </w:docPart>
    <w:docPart>
      <w:docPartPr>
        <w:name w:val="95BADCC7ABE54EC6B0CCADF318900894"/>
        <w:category>
          <w:name w:val="Geral"/>
          <w:gallery w:val="placeholder"/>
        </w:category>
        <w:types>
          <w:type w:val="bbPlcHdr"/>
        </w:types>
        <w:behaviors>
          <w:behavior w:val="content"/>
        </w:behaviors>
        <w:guid w:val="{A1BF3487-8D1A-4048-8C1A-1B3F7C8686BE}"/>
      </w:docPartPr>
      <w:docPartBody>
        <w:p w:rsidR="0015548C" w:rsidRDefault="0015548C" w:rsidP="0015548C">
          <w:pPr>
            <w:pStyle w:val="95BADCC7ABE54EC6B0CCADF318900894"/>
          </w:pPr>
          <w:r>
            <w:rPr>
              <w:rStyle w:val="TextodoEspaoReservado"/>
            </w:rPr>
            <w:t>Escolher um item.</w:t>
          </w:r>
        </w:p>
      </w:docPartBody>
    </w:docPart>
    <w:docPart>
      <w:docPartPr>
        <w:name w:val="8B6166ACA84642CE976D5F9A3FA23648"/>
        <w:category>
          <w:name w:val="Geral"/>
          <w:gallery w:val="placeholder"/>
        </w:category>
        <w:types>
          <w:type w:val="bbPlcHdr"/>
        </w:types>
        <w:behaviors>
          <w:behavior w:val="content"/>
        </w:behaviors>
        <w:guid w:val="{EDD211A0-0699-439E-8D1B-ADE8BBFC1BD2}"/>
      </w:docPartPr>
      <w:docPartBody>
        <w:p w:rsidR="0015548C" w:rsidRDefault="0015548C" w:rsidP="0015548C">
          <w:pPr>
            <w:pStyle w:val="8B6166ACA84642CE976D5F9A3FA23648"/>
          </w:pPr>
          <w:r>
            <w:rPr>
              <w:rStyle w:val="TextodoEspaoReservado"/>
            </w:rPr>
            <w:t>Escolher um item.</w:t>
          </w:r>
        </w:p>
      </w:docPartBody>
    </w:docPart>
    <w:docPart>
      <w:docPartPr>
        <w:name w:val="42460AC92B8644A0BC10D08BF1609F91"/>
        <w:category>
          <w:name w:val="Geral"/>
          <w:gallery w:val="placeholder"/>
        </w:category>
        <w:types>
          <w:type w:val="bbPlcHdr"/>
        </w:types>
        <w:behaviors>
          <w:behavior w:val="content"/>
        </w:behaviors>
        <w:guid w:val="{F8B975CE-A029-4216-8573-FECE78EE51E7}"/>
      </w:docPartPr>
      <w:docPartBody>
        <w:p w:rsidR="0015548C" w:rsidRDefault="0015548C" w:rsidP="0015548C">
          <w:pPr>
            <w:pStyle w:val="42460AC92B8644A0BC10D08BF1609F91"/>
          </w:pPr>
          <w:r>
            <w:rPr>
              <w:rStyle w:val="TextodoEspaoReservado"/>
            </w:rPr>
            <w:t>Escolher um item.</w:t>
          </w:r>
        </w:p>
      </w:docPartBody>
    </w:docPart>
    <w:docPart>
      <w:docPartPr>
        <w:name w:val="676206D7692048318EA68F1CC8511FBF"/>
        <w:category>
          <w:name w:val="Geral"/>
          <w:gallery w:val="placeholder"/>
        </w:category>
        <w:types>
          <w:type w:val="bbPlcHdr"/>
        </w:types>
        <w:behaviors>
          <w:behavior w:val="content"/>
        </w:behaviors>
        <w:guid w:val="{D97B5E03-33B4-43AF-B9EC-094B8E0E1F44}"/>
      </w:docPartPr>
      <w:docPartBody>
        <w:p w:rsidR="0015548C" w:rsidRDefault="0015548C" w:rsidP="0015548C">
          <w:pPr>
            <w:pStyle w:val="676206D7692048318EA68F1CC8511FBF"/>
          </w:pPr>
          <w:r>
            <w:rPr>
              <w:rStyle w:val="TextodoEspaoReservado"/>
            </w:rPr>
            <w:t>Escolher um item.</w:t>
          </w:r>
        </w:p>
      </w:docPartBody>
    </w:docPart>
    <w:docPart>
      <w:docPartPr>
        <w:name w:val="EB315CB8CE884D808F5DFB485CCFB02A"/>
        <w:category>
          <w:name w:val="Geral"/>
          <w:gallery w:val="placeholder"/>
        </w:category>
        <w:types>
          <w:type w:val="bbPlcHdr"/>
        </w:types>
        <w:behaviors>
          <w:behavior w:val="content"/>
        </w:behaviors>
        <w:guid w:val="{55B31E39-D414-4E0B-9377-372C84F11746}"/>
      </w:docPartPr>
      <w:docPartBody>
        <w:p w:rsidR="0015548C" w:rsidRDefault="0015548C" w:rsidP="0015548C">
          <w:pPr>
            <w:pStyle w:val="EB315CB8CE884D808F5DFB485CCFB02A"/>
          </w:pPr>
          <w:r>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411"/>
    <w:rsid w:val="00034953"/>
    <w:rsid w:val="0015548C"/>
    <w:rsid w:val="00287FD3"/>
    <w:rsid w:val="003F32F9"/>
    <w:rsid w:val="004C23AB"/>
    <w:rsid w:val="004D0411"/>
    <w:rsid w:val="00643473"/>
    <w:rsid w:val="006D53CA"/>
    <w:rsid w:val="00881525"/>
    <w:rsid w:val="008A128A"/>
    <w:rsid w:val="008D0F11"/>
    <w:rsid w:val="009B535F"/>
    <w:rsid w:val="00A57C3C"/>
    <w:rsid w:val="00A60AE3"/>
    <w:rsid w:val="00A93E75"/>
    <w:rsid w:val="00AD5CD8"/>
    <w:rsid w:val="00AE4A70"/>
    <w:rsid w:val="00DD722E"/>
    <w:rsid w:val="00E939BF"/>
    <w:rsid w:val="00F177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15548C"/>
  </w:style>
  <w:style w:type="paragraph" w:customStyle="1" w:styleId="C98C9E8DB3CA4ACAA885AD776AEA83B9">
    <w:name w:val="C98C9E8DB3CA4ACAA885AD776AEA83B9"/>
    <w:rsid w:val="004D0411"/>
  </w:style>
  <w:style w:type="paragraph" w:customStyle="1" w:styleId="EB63841C2EFF41B5AB8E6858EFB0AD2F">
    <w:name w:val="EB63841C2EFF41B5AB8E6858EFB0AD2F"/>
    <w:rsid w:val="004D0411"/>
  </w:style>
  <w:style w:type="paragraph" w:customStyle="1" w:styleId="C4DA8B99DDF645469F1CFD813DC85404">
    <w:name w:val="C4DA8B99DDF645469F1CFD813DC85404"/>
    <w:rsid w:val="004D0411"/>
  </w:style>
  <w:style w:type="paragraph" w:customStyle="1" w:styleId="B538A4E87BC144D4A5617D097CB4BE54">
    <w:name w:val="B538A4E87BC144D4A5617D097CB4BE54"/>
    <w:rsid w:val="004D0411"/>
  </w:style>
  <w:style w:type="paragraph" w:customStyle="1" w:styleId="F0FF5B955AE943BD80B902C0DD52D3D6">
    <w:name w:val="F0FF5B955AE943BD80B902C0DD52D3D6"/>
    <w:rsid w:val="004D0411"/>
  </w:style>
  <w:style w:type="paragraph" w:customStyle="1" w:styleId="20A3B8F02D47429A84BCC76AC4645056">
    <w:name w:val="20A3B8F02D47429A84BCC76AC4645056"/>
    <w:rsid w:val="004D0411"/>
  </w:style>
  <w:style w:type="paragraph" w:customStyle="1" w:styleId="7960109FC9874E578F6F81C1A8967AAB">
    <w:name w:val="7960109FC9874E578F6F81C1A8967AAB"/>
    <w:rsid w:val="004D0411"/>
  </w:style>
  <w:style w:type="paragraph" w:customStyle="1" w:styleId="8E830B6F7BAB44F397826B24BE20D882">
    <w:name w:val="8E830B6F7BAB44F397826B24BE20D882"/>
    <w:rsid w:val="004D0411"/>
  </w:style>
  <w:style w:type="paragraph" w:customStyle="1" w:styleId="F8BE9316489B46D4A79686D9120DDE91">
    <w:name w:val="F8BE9316489B46D4A79686D9120DDE91"/>
    <w:rsid w:val="004D0411"/>
  </w:style>
  <w:style w:type="paragraph" w:customStyle="1" w:styleId="11FAC123414E40848ABC43910FAD9EAE">
    <w:name w:val="11FAC123414E40848ABC43910FAD9EAE"/>
    <w:rsid w:val="004D0411"/>
  </w:style>
  <w:style w:type="paragraph" w:customStyle="1" w:styleId="6457455DFAD441FD882CB3EB59855300">
    <w:name w:val="6457455DFAD441FD882CB3EB59855300"/>
    <w:rsid w:val="008D0F11"/>
  </w:style>
  <w:style w:type="paragraph" w:customStyle="1" w:styleId="1EAEE35F3F5F4423BD9E86C7080C9108">
    <w:name w:val="1EAEE35F3F5F4423BD9E86C7080C9108"/>
    <w:rsid w:val="008D0F11"/>
  </w:style>
  <w:style w:type="paragraph" w:customStyle="1" w:styleId="0F2D90F940814DBB937E6B544037DDFF">
    <w:name w:val="0F2D90F940814DBB937E6B544037DDFF"/>
    <w:rsid w:val="008D0F11"/>
  </w:style>
  <w:style w:type="paragraph" w:customStyle="1" w:styleId="0072C43A82CF4AB881328DD0E278C218">
    <w:name w:val="0072C43A82CF4AB881328DD0E278C218"/>
    <w:rsid w:val="008D0F11"/>
  </w:style>
  <w:style w:type="paragraph" w:customStyle="1" w:styleId="BFBEC63A8E8E4E57A43563E90AAE10A9">
    <w:name w:val="BFBEC63A8E8E4E57A43563E90AAE10A9"/>
    <w:rsid w:val="008D0F11"/>
  </w:style>
  <w:style w:type="paragraph" w:customStyle="1" w:styleId="46AD8FA927D147759893F9A3A9A98A58">
    <w:name w:val="46AD8FA927D147759893F9A3A9A98A58"/>
    <w:rsid w:val="008D0F11"/>
  </w:style>
  <w:style w:type="paragraph" w:customStyle="1" w:styleId="8418EB1BCCFB40C983AFC31E377C0189">
    <w:name w:val="8418EB1BCCFB40C983AFC31E377C0189"/>
    <w:rsid w:val="008D0F11"/>
  </w:style>
  <w:style w:type="paragraph" w:customStyle="1" w:styleId="7E0590ABD2BE4DC797604EB4906A363D">
    <w:name w:val="7E0590ABD2BE4DC797604EB4906A363D"/>
    <w:rsid w:val="006D53CA"/>
  </w:style>
  <w:style w:type="paragraph" w:customStyle="1" w:styleId="31B0A29BDB8F4BFF82C3CD1A12A808C1">
    <w:name w:val="31B0A29BDB8F4BFF82C3CD1A12A808C1"/>
    <w:rsid w:val="006D53CA"/>
  </w:style>
  <w:style w:type="paragraph" w:customStyle="1" w:styleId="E3C9B03E504D453299A06213A2760E46">
    <w:name w:val="E3C9B03E504D453299A06213A2760E46"/>
    <w:rsid w:val="006D53CA"/>
  </w:style>
  <w:style w:type="paragraph" w:customStyle="1" w:styleId="A8594B67E93C4129A344FF63C6D82EB0">
    <w:name w:val="A8594B67E93C4129A344FF63C6D82EB0"/>
    <w:rsid w:val="006D53CA"/>
  </w:style>
  <w:style w:type="paragraph" w:customStyle="1" w:styleId="23E4BACB841E455A963A93F78A575319">
    <w:name w:val="23E4BACB841E455A963A93F78A575319"/>
    <w:rsid w:val="006D53CA"/>
  </w:style>
  <w:style w:type="paragraph" w:customStyle="1" w:styleId="4B87C225E2B048059A1CD29D917600BB">
    <w:name w:val="4B87C225E2B048059A1CD29D917600BB"/>
    <w:rsid w:val="006D53CA"/>
  </w:style>
  <w:style w:type="paragraph" w:customStyle="1" w:styleId="69143272852B40CD99CC3307AEEF6716">
    <w:name w:val="69143272852B40CD99CC3307AEEF6716"/>
    <w:rsid w:val="006D53CA"/>
  </w:style>
  <w:style w:type="paragraph" w:customStyle="1" w:styleId="8DC818F67F5849668FAFE8CB05A5CCCE">
    <w:name w:val="8DC818F67F5849668FAFE8CB05A5CCCE"/>
    <w:rsid w:val="006D53CA"/>
  </w:style>
  <w:style w:type="paragraph" w:customStyle="1" w:styleId="EC3190B81180431FB1F75CB2DCCF4231">
    <w:name w:val="EC3190B81180431FB1F75CB2DCCF4231"/>
    <w:rsid w:val="006D53CA"/>
  </w:style>
  <w:style w:type="paragraph" w:customStyle="1" w:styleId="D96E5D4C00FB4D83BA85A27800F37804">
    <w:name w:val="D96E5D4C00FB4D83BA85A27800F37804"/>
    <w:rsid w:val="006D53CA"/>
  </w:style>
  <w:style w:type="paragraph" w:customStyle="1" w:styleId="D319A2798CA64D7689ED26EF10AE7F1E">
    <w:name w:val="D319A2798CA64D7689ED26EF10AE7F1E"/>
    <w:rsid w:val="006D53CA"/>
  </w:style>
  <w:style w:type="paragraph" w:customStyle="1" w:styleId="713FAD7BE9324FBCAA77116B7457FB1D">
    <w:name w:val="713FAD7BE9324FBCAA77116B7457FB1D"/>
    <w:rsid w:val="006D53CA"/>
  </w:style>
  <w:style w:type="paragraph" w:customStyle="1" w:styleId="D2183797280B4092A72C8B7DB714E358">
    <w:name w:val="D2183797280B4092A72C8B7DB714E358"/>
    <w:rsid w:val="006D53CA"/>
  </w:style>
  <w:style w:type="paragraph" w:customStyle="1" w:styleId="1182821AEAAA41799FB0E4ECD85EACEC">
    <w:name w:val="1182821AEAAA41799FB0E4ECD85EACEC"/>
    <w:rsid w:val="0015548C"/>
  </w:style>
  <w:style w:type="paragraph" w:customStyle="1" w:styleId="95BADCC7ABE54EC6B0CCADF318900894">
    <w:name w:val="95BADCC7ABE54EC6B0CCADF318900894"/>
    <w:rsid w:val="0015548C"/>
  </w:style>
  <w:style w:type="paragraph" w:customStyle="1" w:styleId="8B6166ACA84642CE976D5F9A3FA23648">
    <w:name w:val="8B6166ACA84642CE976D5F9A3FA23648"/>
    <w:rsid w:val="0015548C"/>
  </w:style>
  <w:style w:type="paragraph" w:customStyle="1" w:styleId="42460AC92B8644A0BC10D08BF1609F91">
    <w:name w:val="42460AC92B8644A0BC10D08BF1609F91"/>
    <w:rsid w:val="0015548C"/>
  </w:style>
  <w:style w:type="paragraph" w:customStyle="1" w:styleId="676206D7692048318EA68F1CC8511FBF">
    <w:name w:val="676206D7692048318EA68F1CC8511FBF"/>
    <w:rsid w:val="0015548C"/>
  </w:style>
  <w:style w:type="paragraph" w:customStyle="1" w:styleId="EB315CB8CE884D808F5DFB485CCFB02A">
    <w:name w:val="EB315CB8CE884D808F5DFB485CCFB02A"/>
    <w:rsid w:val="0015548C"/>
  </w:style>
  <w:style w:type="paragraph" w:customStyle="1" w:styleId="7F969D677767440E95E56EA47DE150A1">
    <w:name w:val="7F969D677767440E95E56EA47DE150A1"/>
    <w:rsid w:val="0015548C"/>
  </w:style>
  <w:style w:type="paragraph" w:customStyle="1" w:styleId="039275518DF241AA9EFBF941320FC9F8">
    <w:name w:val="039275518DF241AA9EFBF941320FC9F8"/>
    <w:rsid w:val="0015548C"/>
  </w:style>
  <w:style w:type="paragraph" w:customStyle="1" w:styleId="3560886DCAD84F17AAE49F68CF88B704">
    <w:name w:val="3560886DCAD84F17AAE49F68CF88B704"/>
    <w:rsid w:val="001554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DDEB2-4761-4CA4-A7D8-9E3917808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28</Pages>
  <Words>3412</Words>
  <Characters>18430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Edvan</dc:creator>
  <cp:lastModifiedBy>User</cp:lastModifiedBy>
  <cp:revision>11</cp:revision>
  <dcterms:created xsi:type="dcterms:W3CDTF">2023-02-27T15:37:00Z</dcterms:created>
  <dcterms:modified xsi:type="dcterms:W3CDTF">2023-04-12T19:25:00Z</dcterms:modified>
</cp:coreProperties>
</file>